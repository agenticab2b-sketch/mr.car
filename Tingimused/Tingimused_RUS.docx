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71FAF" w14:textId="77777777" w:rsidR="007D457B" w:rsidRPr="007D457B" w:rsidRDefault="007D457B">
      <w:pPr>
        <w:pStyle w:val="a3"/>
        <w:jc w:val="center"/>
        <w:rPr>
          <w:b/>
          <w:lang w:val="et-EE"/>
        </w:rPr>
        <w:pPrChange w:id="0" w:author="Автор">
          <w:pPr>
            <w:pStyle w:val="a3"/>
            <w:jc w:val="both"/>
          </w:pPr>
        </w:pPrChange>
      </w:pPr>
      <w:r w:rsidRPr="007D457B">
        <w:rPr>
          <w:b/>
          <w:lang w:val="en-US"/>
          <w:rPrChange w:id="1" w:author="Автор">
            <w:rPr/>
          </w:rPrChange>
        </w:rPr>
        <w:t>MR</w:t>
      </w:r>
      <w:r w:rsidRPr="007D457B">
        <w:rPr>
          <w:b/>
          <w:rPrChange w:id="2" w:author="Автор">
            <w:rPr/>
          </w:rPrChange>
        </w:rPr>
        <w:t>.</w:t>
      </w:r>
      <w:r w:rsidRPr="007D457B">
        <w:rPr>
          <w:b/>
          <w:lang w:val="en-US"/>
          <w:rPrChange w:id="3" w:author="Автор">
            <w:rPr/>
          </w:rPrChange>
        </w:rPr>
        <w:t>CAR</w:t>
      </w:r>
      <w:r w:rsidRPr="007D457B">
        <w:rPr>
          <w:b/>
          <w:rPrChange w:id="4" w:author="Автор">
            <w:rPr/>
          </w:rPrChange>
        </w:rPr>
        <w:t xml:space="preserve"> </w:t>
      </w:r>
      <w:r w:rsidRPr="007D457B">
        <w:rPr>
          <w:b/>
          <w:lang w:val="en-US"/>
          <w:rPrChange w:id="5" w:author="Автор">
            <w:rPr/>
          </w:rPrChange>
        </w:rPr>
        <w:t>AUTOREMONT</w:t>
      </w:r>
      <w:r w:rsidRPr="007D457B">
        <w:rPr>
          <w:b/>
          <w:rPrChange w:id="6" w:author="Автор">
            <w:rPr/>
          </w:rPrChange>
        </w:rPr>
        <w:t xml:space="preserve"> </w:t>
      </w:r>
      <w:ins w:id="7" w:author="Автор">
        <w:r w:rsidRPr="007D457B">
          <w:rPr>
            <w:b/>
            <w:lang w:val="et-EE"/>
            <w:rPrChange w:id="8" w:author="Автор">
              <w:rPr>
                <w:lang w:val="et-EE"/>
              </w:rPr>
            </w:rPrChange>
          </w:rPr>
          <w:t>TALLINN</w:t>
        </w:r>
      </w:ins>
    </w:p>
    <w:p w14:paraId="56B6099A" w14:textId="1078A463" w:rsidR="00CD2C35" w:rsidRPr="007D457B" w:rsidRDefault="007D457B" w:rsidP="007D457B">
      <w:pPr>
        <w:pStyle w:val="a3"/>
        <w:jc w:val="center"/>
        <w:rPr>
          <w:ins w:id="9" w:author="Автор"/>
          <w:b/>
          <w:rPrChange w:id="10" w:author="Автор">
            <w:rPr>
              <w:ins w:id="11" w:author="Автор"/>
            </w:rPr>
          </w:rPrChange>
        </w:rPr>
      </w:pPr>
      <w:r w:rsidRPr="007D457B">
        <w:rPr>
          <w:b/>
        </w:rPr>
        <w:t xml:space="preserve"> ОБЩИЕ УСЛОВИЯ ОБСЛУЖИВАНИЯ АВТОСЕРВИСА</w:t>
      </w:r>
    </w:p>
    <w:p w14:paraId="694909B7" w14:textId="34730E39" w:rsidR="00A041EB" w:rsidRPr="007D457B" w:rsidRDefault="00A041EB">
      <w:pPr>
        <w:pStyle w:val="a3"/>
        <w:jc w:val="center"/>
        <w:pPrChange w:id="12" w:author="Автор">
          <w:pPr>
            <w:pStyle w:val="a3"/>
            <w:jc w:val="both"/>
          </w:pPr>
        </w:pPrChange>
      </w:pPr>
      <w:del w:id="13" w:author="Автор">
        <w:r w:rsidRPr="007D457B" w:rsidDel="00854450">
          <w:delText>(</w:delText>
        </w:r>
        <w:r w:rsidRPr="00A041EB" w:rsidDel="00854450">
          <w:delText>Общие</w:delText>
        </w:r>
        <w:r w:rsidRPr="007D457B" w:rsidDel="00854450">
          <w:delText xml:space="preserve"> </w:delText>
        </w:r>
        <w:r w:rsidRPr="00A041EB" w:rsidDel="00854450">
          <w:delText>условия</w:delText>
        </w:r>
        <w:r w:rsidRPr="007D457B" w:rsidDel="00854450">
          <w:delText xml:space="preserve"> </w:delText>
        </w:r>
        <w:r w:rsidRPr="00A041EB" w:rsidDel="00854450">
          <w:delText>обслуживания</w:delText>
        </w:r>
        <w:r w:rsidRPr="007D457B" w:rsidDel="00854450">
          <w:delText xml:space="preserve"> </w:delText>
        </w:r>
        <w:r w:rsidRPr="00A041EB" w:rsidDel="00854450">
          <w:delText>автосервиса</w:delText>
        </w:r>
        <w:r w:rsidRPr="007D457B" w:rsidDel="00854450">
          <w:delText>)</w:delText>
        </w:r>
      </w:del>
    </w:p>
    <w:p w14:paraId="0D9FFA8C" w14:textId="102E5748" w:rsidR="00A041EB" w:rsidRPr="007D457B" w:rsidRDefault="00A041EB" w:rsidP="00A041EB">
      <w:pPr>
        <w:pStyle w:val="a3"/>
        <w:jc w:val="both"/>
        <w:rPr>
          <w:b/>
          <w:lang w:val="en-US"/>
          <w:rPrChange w:id="14" w:author="Автор">
            <w:rPr/>
          </w:rPrChange>
        </w:rPr>
      </w:pPr>
      <w:r w:rsidRPr="007D457B">
        <w:rPr>
          <w:b/>
          <w:lang w:val="en-US"/>
          <w:rPrChange w:id="15" w:author="Автор">
            <w:rPr/>
          </w:rPrChange>
        </w:rPr>
        <w:t xml:space="preserve">1. </w:t>
      </w:r>
      <w:r w:rsidR="00B325D5">
        <w:rPr>
          <w:b/>
        </w:rPr>
        <w:t>Общие</w:t>
      </w:r>
      <w:r w:rsidR="00B325D5" w:rsidRPr="007D457B">
        <w:rPr>
          <w:b/>
          <w:lang w:val="en-US"/>
        </w:rPr>
        <w:t xml:space="preserve"> </w:t>
      </w:r>
      <w:r w:rsidR="00B325D5">
        <w:rPr>
          <w:b/>
        </w:rPr>
        <w:t>положения</w:t>
      </w:r>
    </w:p>
    <w:p w14:paraId="6FE06403" w14:textId="77777777" w:rsidR="000F5188" w:rsidRDefault="00A041EB" w:rsidP="00A041EB">
      <w:pPr>
        <w:pStyle w:val="a3"/>
        <w:jc w:val="both"/>
      </w:pPr>
      <w:r w:rsidRPr="00A041EB">
        <w:t>1.1. Настоящие Условия регулируют договорные отношения</w:t>
      </w:r>
      <w:del w:id="16" w:author="Автор">
        <w:r w:rsidR="003627A6" w:rsidDel="003627A6">
          <w:delText xml:space="preserve"> </w:delText>
        </w:r>
      </w:del>
      <w:r w:rsidRPr="00A041EB">
        <w:t xml:space="preserve"> между Anet Eesti OÜ (Mr.Car Autoremont</w:t>
      </w:r>
      <w:ins w:id="17" w:author="Автор">
        <w:r w:rsidR="003627A6">
          <w:t>, далее - сервис</w:t>
        </w:r>
      </w:ins>
      <w:r w:rsidRPr="00A041EB">
        <w:t>) и</w:t>
      </w:r>
      <w:ins w:id="18" w:author="Автор">
        <w:r w:rsidR="003627A6">
          <w:t xml:space="preserve"> клиентом, в т</w:t>
        </w:r>
        <w:r w:rsidR="004E324E">
          <w:t xml:space="preserve">ом числе </w:t>
        </w:r>
      </w:ins>
      <w:del w:id="19" w:author="Автор">
        <w:r w:rsidRPr="00A041EB" w:rsidDel="004E324E">
          <w:delText xml:space="preserve"> </w:delText>
        </w:r>
      </w:del>
      <w:r w:rsidRPr="00A041EB">
        <w:t xml:space="preserve">потребителем в </w:t>
      </w:r>
      <w:del w:id="20" w:author="Автор">
        <w:r w:rsidRPr="00A041EB" w:rsidDel="003627A6">
          <w:delText xml:space="preserve">смысле </w:delText>
        </w:r>
      </w:del>
      <w:ins w:id="21" w:author="Автор">
        <w:r w:rsidR="003627A6">
          <w:t>понимании</w:t>
        </w:r>
        <w:r w:rsidR="003627A6" w:rsidRPr="00A041EB">
          <w:t xml:space="preserve"> </w:t>
        </w:r>
      </w:ins>
      <w:del w:id="22" w:author="Автор">
        <w:r w:rsidRPr="00A041EB" w:rsidDel="003627A6">
          <w:delText>Tarbijakaitseseadus</w:delText>
        </w:r>
      </w:del>
      <w:ins w:id="23" w:author="Автор">
        <w:r w:rsidR="003627A6">
          <w:rPr>
            <w:lang w:val="en-US"/>
          </w:rPr>
          <w:t>TKS</w:t>
        </w:r>
        <w:r w:rsidR="003627A6" w:rsidRPr="00CD2C35">
          <w:rPr>
            <w:rPrChange w:id="24" w:author="Автор">
              <w:rPr>
                <w:lang w:val="en-US"/>
              </w:rPr>
            </w:rPrChange>
          </w:rPr>
          <w:t xml:space="preserve"> </w:t>
        </w:r>
        <w:r w:rsidR="003627A6" w:rsidRPr="00A041EB">
          <w:t>§</w:t>
        </w:r>
        <w:r w:rsidR="003627A6" w:rsidRPr="00CD2C35">
          <w:rPr>
            <w:rPrChange w:id="25" w:author="Автор">
              <w:rPr>
                <w:lang w:val="en-US"/>
              </w:rPr>
            </w:rPrChange>
          </w:rPr>
          <w:t xml:space="preserve"> 1 </w:t>
        </w:r>
        <w:r w:rsidR="003627A6">
          <w:rPr>
            <w:lang w:val="en-US"/>
          </w:rPr>
          <w:t>lg</w:t>
        </w:r>
        <w:r w:rsidR="003627A6" w:rsidRPr="00CD2C35">
          <w:rPr>
            <w:rPrChange w:id="26" w:author="Автор">
              <w:rPr>
                <w:lang w:val="en-US"/>
              </w:rPr>
            </w:rPrChange>
          </w:rPr>
          <w:t xml:space="preserve"> 1 </w:t>
        </w:r>
        <w:r w:rsidR="003627A6">
          <w:rPr>
            <w:lang w:val="en-US"/>
          </w:rPr>
          <w:t>p</w:t>
        </w:r>
        <w:r w:rsidR="003627A6" w:rsidRPr="00CD2C35">
          <w:rPr>
            <w:rPrChange w:id="27" w:author="Автор">
              <w:rPr>
                <w:lang w:val="en-US"/>
              </w:rPr>
            </w:rPrChange>
          </w:rPr>
          <w:t xml:space="preserve"> 1, </w:t>
        </w:r>
        <w:r w:rsidR="003627A6">
          <w:rPr>
            <w:lang w:val="et-EE"/>
          </w:rPr>
          <w:t xml:space="preserve">VÕS </w:t>
        </w:r>
        <w:r w:rsidR="003627A6" w:rsidRPr="00A041EB">
          <w:t>§</w:t>
        </w:r>
        <w:r w:rsidR="004E324E">
          <w:rPr>
            <w:lang w:val="et-EE"/>
          </w:rPr>
          <w:t xml:space="preserve"> 1 lg 5</w:t>
        </w:r>
        <w:r w:rsidR="003627A6">
          <w:t xml:space="preserve"> (далее – клиент)</w:t>
        </w:r>
      </w:ins>
    </w:p>
    <w:p w14:paraId="4A8532D8" w14:textId="054022DB" w:rsidR="00A041EB" w:rsidRPr="00A041EB" w:rsidRDefault="000F5188" w:rsidP="00A041EB">
      <w:pPr>
        <w:pStyle w:val="a3"/>
        <w:jc w:val="both"/>
      </w:pPr>
      <w:r>
        <w:t>1</w:t>
      </w:r>
      <w:r>
        <w:rPr>
          <w:lang w:val="et-EE"/>
        </w:rPr>
        <w:t xml:space="preserve">.2. </w:t>
      </w:r>
      <w:r w:rsidRPr="000F5188">
        <w:t>Клиент имеет возможность ознакомиться с Общими положениями и условиями обслуживания на сайте</w:t>
      </w:r>
      <w:r>
        <w:t xml:space="preserve"> Mr.Car Autoremont www.mrcar.ee</w:t>
      </w:r>
      <w:r w:rsidRPr="000F5188">
        <w:t xml:space="preserve">, а также непосредственно в </w:t>
      </w:r>
      <w:r>
        <w:t>клиентской зоне</w:t>
      </w:r>
      <w:r w:rsidRPr="000F5188">
        <w:t xml:space="preserve"> сервиса Mr.Car Autoremont.</w:t>
      </w:r>
      <w:del w:id="28" w:author="Автор">
        <w:r w:rsidR="00A041EB" w:rsidRPr="00A041EB" w:rsidDel="003627A6">
          <w:delText>.</w:delText>
        </w:r>
      </w:del>
    </w:p>
    <w:p w14:paraId="58E0F086" w14:textId="153C16B9" w:rsidR="00A041EB" w:rsidRPr="00A041EB" w:rsidRDefault="000F5188" w:rsidP="00A041EB">
      <w:pPr>
        <w:pStyle w:val="a3"/>
        <w:jc w:val="both"/>
      </w:pPr>
      <w:r>
        <w:t>1.</w:t>
      </w:r>
      <w:r w:rsidRPr="000F5188">
        <w:t>3</w:t>
      </w:r>
      <w:r w:rsidR="00A041EB" w:rsidRPr="00A041EB">
        <w:t>. Передавая автомобиль в ремонт, клиент подтверждает, что:</w:t>
      </w:r>
    </w:p>
    <w:p w14:paraId="487824D0" w14:textId="6609CC95" w:rsidR="00A041EB" w:rsidRPr="00A041EB" w:rsidRDefault="00A041EB" w:rsidP="00A041EB">
      <w:pPr>
        <w:pStyle w:val="a3"/>
        <w:jc w:val="both"/>
      </w:pPr>
      <w:r w:rsidRPr="00A041EB">
        <w:t xml:space="preserve">a) является </w:t>
      </w:r>
      <w:del w:id="29" w:author="Автор">
        <w:r w:rsidRPr="00A041EB" w:rsidDel="004E324E">
          <w:delText xml:space="preserve">его </w:delText>
        </w:r>
      </w:del>
      <w:r w:rsidRPr="00A041EB">
        <w:t>собственником</w:t>
      </w:r>
      <w:ins w:id="30" w:author="Автор">
        <w:r w:rsidR="004E324E">
          <w:t xml:space="preserve"> автомобиля</w:t>
        </w:r>
      </w:ins>
      <w:r w:rsidRPr="00A041EB">
        <w:t xml:space="preserve"> или </w:t>
      </w:r>
      <w:del w:id="31" w:author="Автор">
        <w:r w:rsidRPr="00A041EB" w:rsidDel="004E324E">
          <w:delText>имеет законное право распоряжения</w:delText>
        </w:r>
      </w:del>
      <w:ins w:id="32" w:author="Автор">
        <w:r w:rsidR="004E324E">
          <w:t>владеет автомобилем на законных основаниях</w:t>
        </w:r>
      </w:ins>
      <w:del w:id="33" w:author="Автор">
        <w:r w:rsidRPr="00A041EB" w:rsidDel="004E324E">
          <w:delText xml:space="preserve"> (VÕS § 26)</w:delText>
        </w:r>
      </w:del>
      <w:r w:rsidRPr="00A041EB">
        <w:t>;</w:t>
      </w:r>
    </w:p>
    <w:p w14:paraId="44291B20" w14:textId="77777777" w:rsidR="00A041EB" w:rsidRPr="00A041EB" w:rsidRDefault="00A041EB" w:rsidP="00A041EB">
      <w:pPr>
        <w:pStyle w:val="a3"/>
        <w:jc w:val="both"/>
      </w:pPr>
      <w:r w:rsidRPr="00A041EB">
        <w:t>b) ознакомлен с настоящими Условиями и принимает их в полном объёме;</w:t>
      </w:r>
    </w:p>
    <w:p w14:paraId="7802731D" w14:textId="3F7863CC" w:rsidR="00A041EB" w:rsidRPr="00A041EB" w:rsidRDefault="00A041EB" w:rsidP="00A041EB">
      <w:pPr>
        <w:pStyle w:val="a3"/>
        <w:jc w:val="both"/>
      </w:pPr>
      <w:r w:rsidRPr="00A041EB">
        <w:t>c) предоставляет правдивую и полную информацию о состоянии автомобиля</w:t>
      </w:r>
      <w:del w:id="34" w:author="Автор">
        <w:r w:rsidRPr="00A041EB" w:rsidDel="004E324E">
          <w:delText xml:space="preserve"> (VÕS § 14)</w:delText>
        </w:r>
      </w:del>
      <w:r w:rsidRPr="00A041EB">
        <w:t>.</w:t>
      </w:r>
    </w:p>
    <w:p w14:paraId="56936746" w14:textId="2FD9D286" w:rsidR="00A041EB" w:rsidRPr="00A041EB" w:rsidDel="00854450" w:rsidRDefault="000F5188" w:rsidP="00A041EB">
      <w:pPr>
        <w:pStyle w:val="a3"/>
        <w:jc w:val="both"/>
        <w:rPr>
          <w:del w:id="35" w:author="Автор"/>
        </w:rPr>
      </w:pPr>
      <w:r>
        <w:t>1.</w:t>
      </w:r>
      <w:r w:rsidRPr="000F5188">
        <w:t>4</w:t>
      </w:r>
      <w:r w:rsidR="00A041EB" w:rsidRPr="00A041EB">
        <w:t>. Клиент подтверждает отсутствие ценных вещей в автомобиле. Сервис не несёт ответственности за имущество, оставленное клиентом в автомобиле</w:t>
      </w:r>
      <w:ins w:id="36" w:author="Автор">
        <w:r w:rsidR="004E324E">
          <w:t>,</w:t>
        </w:r>
      </w:ins>
      <w:r w:rsidR="00A041EB" w:rsidRPr="00A041EB">
        <w:t xml:space="preserve"> без </w:t>
      </w:r>
      <w:ins w:id="37" w:author="Автор">
        <w:r w:rsidR="004E324E">
          <w:t xml:space="preserve">письменного оформления </w:t>
        </w:r>
      </w:ins>
      <w:r w:rsidR="00A041EB" w:rsidRPr="00A041EB">
        <w:t xml:space="preserve">передачи на хранение (VÕS § </w:t>
      </w:r>
      <w:ins w:id="38" w:author="Автор">
        <w:r w:rsidR="004E324E">
          <w:t>883</w:t>
        </w:r>
      </w:ins>
      <w:del w:id="39" w:author="Автор">
        <w:r w:rsidR="00A041EB" w:rsidRPr="00A041EB" w:rsidDel="004E324E">
          <w:delText>1050</w:delText>
        </w:r>
      </w:del>
      <w:r w:rsidR="00A041EB" w:rsidRPr="00A041EB">
        <w:t>).</w:t>
      </w:r>
    </w:p>
    <w:p w14:paraId="12422036" w14:textId="49CF3F7C" w:rsidR="00A041EB" w:rsidRPr="00A041EB" w:rsidRDefault="00A041EB" w:rsidP="00A041EB">
      <w:pPr>
        <w:pStyle w:val="a3"/>
        <w:jc w:val="both"/>
      </w:pPr>
      <w:del w:id="40" w:author="Автор">
        <w:r w:rsidRPr="00A041EB" w:rsidDel="00854450">
          <w:delText xml:space="preserve">1.4. </w:delText>
        </w:r>
        <w:r w:rsidRPr="00326F25" w:rsidDel="00854450">
          <w:delText>Сервис</w:delText>
        </w:r>
        <w:r w:rsidRPr="00A041EB" w:rsidDel="00854450">
          <w:delText xml:space="preserve"> не несёт ответственность за повреждения, которые не были зафиксированы при приёме </w:delText>
        </w:r>
        <w:commentRangeStart w:id="41"/>
        <w:r w:rsidRPr="00A041EB" w:rsidDel="00854450">
          <w:delText>автомобиля</w:delText>
        </w:r>
        <w:commentRangeEnd w:id="41"/>
        <w:r w:rsidR="0078663B" w:rsidDel="00854450">
          <w:rPr>
            <w:rStyle w:val="aa"/>
            <w:rFonts w:asciiTheme="minorHAnsi" w:eastAsiaTheme="minorHAnsi" w:hAnsiTheme="minorHAnsi" w:cstheme="minorBidi"/>
            <w:lang w:eastAsia="en-US"/>
          </w:rPr>
          <w:commentReference w:id="41"/>
        </w:r>
        <w:r w:rsidRPr="00A041EB" w:rsidDel="00854450">
          <w:delText>. Клиент обязан сообщить о видимых повреждениях при сдаче авто.</w:delText>
        </w:r>
      </w:del>
    </w:p>
    <w:p w14:paraId="111174F6" w14:textId="44F26FB3" w:rsidR="00A041EB" w:rsidRPr="00A041EB" w:rsidRDefault="00A041EB" w:rsidP="00A041EB">
      <w:pPr>
        <w:pStyle w:val="a3"/>
        <w:jc w:val="both"/>
      </w:pPr>
      <w:r w:rsidRPr="00A041EB">
        <w:t>1.</w:t>
      </w:r>
      <w:r w:rsidR="000F5188">
        <w:rPr>
          <w:lang w:val="et-EE"/>
        </w:rPr>
        <w:t>5</w:t>
      </w:r>
      <w:del w:id="42" w:author="Автор">
        <w:r w:rsidRPr="00A041EB" w:rsidDel="00854450">
          <w:delText>5</w:delText>
        </w:r>
      </w:del>
      <w:r w:rsidRPr="00A041EB">
        <w:t>. При выдаче автомобиля клиент обязан проверить визуальное состояние и работу автомобиля. Претензии по внешним повреждениям принимаются только до выезда с территории сервиса.</w:t>
      </w:r>
    </w:p>
    <w:p w14:paraId="28A40571" w14:textId="6ACB2B0D" w:rsidR="00A041EB" w:rsidRPr="00CD2C35" w:rsidRDefault="00A041EB" w:rsidP="00A041EB">
      <w:pPr>
        <w:pStyle w:val="a3"/>
        <w:jc w:val="both"/>
        <w:rPr>
          <w:b/>
          <w:rPrChange w:id="43" w:author="Автор">
            <w:rPr/>
          </w:rPrChange>
        </w:rPr>
      </w:pPr>
      <w:r w:rsidRPr="00CD2C35">
        <w:rPr>
          <w:b/>
          <w:rPrChange w:id="44" w:author="Автор">
            <w:rPr/>
          </w:rPrChange>
        </w:rPr>
        <w:t xml:space="preserve">2. </w:t>
      </w:r>
      <w:r w:rsidR="00B325D5">
        <w:rPr>
          <w:b/>
        </w:rPr>
        <w:t>Персональные данные</w:t>
      </w:r>
    </w:p>
    <w:p w14:paraId="1B94183A" w14:textId="6821F992" w:rsidR="00A041EB" w:rsidRPr="00A041EB" w:rsidRDefault="00A041EB" w:rsidP="00A041EB">
      <w:pPr>
        <w:pStyle w:val="a3"/>
        <w:jc w:val="both"/>
      </w:pPr>
      <w:r w:rsidRPr="00A041EB">
        <w:t xml:space="preserve">2.1. Персональные данные клиента обрабатываются </w:t>
      </w:r>
      <w:ins w:id="45" w:author="Автор">
        <w:r w:rsidR="00326F25">
          <w:t xml:space="preserve">лишь в объеме, необходимом для </w:t>
        </w:r>
        <w:r w:rsidR="00326F25" w:rsidRPr="00A041EB">
          <w:t>выполнения работ, связи</w:t>
        </w:r>
        <w:r w:rsidR="00326F25">
          <w:t xml:space="preserve"> с клиентом</w:t>
        </w:r>
        <w:r w:rsidR="00326F25" w:rsidRPr="00A041EB">
          <w:t>, гарантии и</w:t>
        </w:r>
        <w:r w:rsidR="00326F25">
          <w:t xml:space="preserve"> отражения в</w:t>
        </w:r>
        <w:r w:rsidR="00326F25" w:rsidRPr="00A041EB">
          <w:t xml:space="preserve"> бухгалтерско</w:t>
        </w:r>
        <w:r w:rsidR="00326F25">
          <w:t>м</w:t>
        </w:r>
        <w:r w:rsidR="00326F25" w:rsidRPr="00A041EB">
          <w:t xml:space="preserve"> учёт</w:t>
        </w:r>
        <w:r w:rsidR="00326F25">
          <w:t>е</w:t>
        </w:r>
        <w:r w:rsidR="00326F25" w:rsidRPr="00A041EB" w:rsidDel="00326F25">
          <w:t xml:space="preserve"> </w:t>
        </w:r>
      </w:ins>
      <w:del w:id="46" w:author="Автор">
        <w:r w:rsidRPr="00A041EB" w:rsidDel="00326F25">
          <w:delText>согласно GDPR и Andmekaitseseadus</w:delText>
        </w:r>
      </w:del>
      <w:r w:rsidRPr="00A041EB">
        <w:t>.</w:t>
      </w:r>
    </w:p>
    <w:p w14:paraId="070B1283" w14:textId="35CCE698" w:rsidR="00A041EB" w:rsidRPr="00A041EB" w:rsidRDefault="00A041EB" w:rsidP="00A041EB">
      <w:pPr>
        <w:pStyle w:val="a3"/>
        <w:jc w:val="both"/>
      </w:pPr>
      <w:r w:rsidRPr="00A041EB">
        <w:t>2.2. Клиент даёт согласие на обработку данных</w:t>
      </w:r>
      <w:ins w:id="47" w:author="Автор">
        <w:r w:rsidR="00326F25">
          <w:t xml:space="preserve"> в целях, указанных в пункте 2.1.</w:t>
        </w:r>
      </w:ins>
      <w:del w:id="48" w:author="Автор">
        <w:r w:rsidRPr="00A041EB" w:rsidDel="00326F25">
          <w:delText>, необходимых для выполнения работ, связи, гарантии и бухгалтерского учёта</w:delText>
        </w:r>
      </w:del>
      <w:r w:rsidRPr="00A041EB">
        <w:t>.</w:t>
      </w:r>
    </w:p>
    <w:p w14:paraId="2B90091C" w14:textId="435CAD46" w:rsidR="00A041EB" w:rsidRPr="00CD2C35" w:rsidRDefault="00A041EB" w:rsidP="00A041EB">
      <w:pPr>
        <w:pStyle w:val="a3"/>
        <w:jc w:val="both"/>
        <w:rPr>
          <w:b/>
          <w:rPrChange w:id="49" w:author="Автор">
            <w:rPr/>
          </w:rPrChange>
        </w:rPr>
      </w:pPr>
      <w:r w:rsidRPr="00CD2C35">
        <w:rPr>
          <w:b/>
          <w:rPrChange w:id="50" w:author="Автор">
            <w:rPr/>
          </w:rPrChange>
        </w:rPr>
        <w:t xml:space="preserve">3. </w:t>
      </w:r>
      <w:r w:rsidR="00B325D5">
        <w:rPr>
          <w:b/>
        </w:rPr>
        <w:t>Техосмотр и страховка</w:t>
      </w:r>
    </w:p>
    <w:p w14:paraId="371C5049" w14:textId="36DA16A6" w:rsidR="00A041EB" w:rsidRPr="00A041EB" w:rsidRDefault="00A041EB" w:rsidP="00A041EB">
      <w:pPr>
        <w:pStyle w:val="a3"/>
        <w:jc w:val="both"/>
      </w:pPr>
      <w:r w:rsidRPr="00A041EB">
        <w:t>3.1. Клиент обязуется передать автомобиль</w:t>
      </w:r>
      <w:ins w:id="51" w:author="Автор">
        <w:r w:rsidR="00854450">
          <w:rPr>
            <w:lang w:val="et-EE"/>
          </w:rPr>
          <w:t xml:space="preserve"> </w:t>
        </w:r>
        <w:r w:rsidR="00854450">
          <w:t xml:space="preserve">автосервису </w:t>
        </w:r>
      </w:ins>
      <w:del w:id="52" w:author="Автор">
        <w:r w:rsidRPr="00A041EB" w:rsidDel="00854450">
          <w:delText xml:space="preserve"> </w:delText>
        </w:r>
      </w:del>
      <w:r w:rsidRPr="00A041EB">
        <w:t>с де</w:t>
      </w:r>
      <w:r w:rsidR="003E28B8">
        <w:t>йствующим техническим осмотром</w:t>
      </w:r>
      <w:r w:rsidR="003E28B8">
        <w:rPr>
          <w:lang w:val="et-EE"/>
        </w:rPr>
        <w:t>,</w:t>
      </w:r>
      <w:r w:rsidRPr="00A041EB">
        <w:t xml:space="preserve"> страховкой </w:t>
      </w:r>
      <w:r w:rsidR="003E28B8">
        <w:t xml:space="preserve">и </w:t>
      </w:r>
      <w:r w:rsidR="001C0FB9">
        <w:t xml:space="preserve">шинами, соответствующие сезону, </w:t>
      </w:r>
      <w:r w:rsidRPr="00A041EB">
        <w:t>согласно требованиям Liiklusseadus.</w:t>
      </w:r>
    </w:p>
    <w:p w14:paraId="533A38CE" w14:textId="77777777" w:rsidR="00A041EB" w:rsidRPr="00A041EB" w:rsidRDefault="00A041EB" w:rsidP="00A041EB">
      <w:pPr>
        <w:pStyle w:val="a3"/>
        <w:jc w:val="both"/>
      </w:pPr>
      <w:r w:rsidRPr="00A041EB">
        <w:t>3.2. При отсутствии техосмотра и/или страховки сервис выполняет только стационарные работы, без тест-драйва.</w:t>
      </w:r>
    </w:p>
    <w:p w14:paraId="151B7ADD" w14:textId="77777777" w:rsidR="00A041EB" w:rsidRPr="00A041EB" w:rsidRDefault="00A041EB" w:rsidP="00A041EB">
      <w:pPr>
        <w:pStyle w:val="a3"/>
        <w:jc w:val="both"/>
      </w:pPr>
      <w:r w:rsidRPr="00A041EB">
        <w:t>3.3. Гарантия не действует на автомобили без техосмотра или страховки, поскольку сервис лишён возможности провести обязательную послеремонтную проверку безопасности.</w:t>
      </w:r>
    </w:p>
    <w:p w14:paraId="703676AA" w14:textId="77777777" w:rsidR="00CD2C35" w:rsidRDefault="00CD2C35" w:rsidP="00A041EB">
      <w:pPr>
        <w:pStyle w:val="a3"/>
        <w:jc w:val="both"/>
        <w:rPr>
          <w:ins w:id="53" w:author="Автор"/>
          <w:b/>
        </w:rPr>
      </w:pPr>
    </w:p>
    <w:p w14:paraId="1C8ACB5A" w14:textId="5DFA61DF" w:rsidR="00A041EB" w:rsidRPr="00CD2C35" w:rsidRDefault="00A041EB" w:rsidP="00A041EB">
      <w:pPr>
        <w:pStyle w:val="a3"/>
        <w:jc w:val="both"/>
        <w:rPr>
          <w:b/>
          <w:rPrChange w:id="54" w:author="Автор">
            <w:rPr/>
          </w:rPrChange>
        </w:rPr>
      </w:pPr>
      <w:r w:rsidRPr="00CD2C35">
        <w:rPr>
          <w:b/>
          <w:rPrChange w:id="55" w:author="Автор">
            <w:rPr/>
          </w:rPrChange>
        </w:rPr>
        <w:lastRenderedPageBreak/>
        <w:t>4. Правила пов</w:t>
      </w:r>
      <w:r w:rsidR="00B325D5">
        <w:rPr>
          <w:b/>
        </w:rPr>
        <w:t>едения и общения</w:t>
      </w:r>
    </w:p>
    <w:p w14:paraId="2EFC20B9" w14:textId="77777777" w:rsidR="00A041EB" w:rsidRPr="00A041EB" w:rsidRDefault="00A041EB" w:rsidP="00A041EB">
      <w:pPr>
        <w:pStyle w:val="a3"/>
        <w:jc w:val="both"/>
      </w:pPr>
      <w:r w:rsidRPr="00A041EB">
        <w:t>4.1. Клиент обязуется соблюдать уважительную форму общения с сотрудниками сервиса.</w:t>
      </w:r>
    </w:p>
    <w:p w14:paraId="64F6F341" w14:textId="77777777" w:rsidR="00A041EB" w:rsidRPr="00A041EB" w:rsidRDefault="00A041EB" w:rsidP="00A041EB">
      <w:pPr>
        <w:pStyle w:val="a3"/>
        <w:jc w:val="both"/>
      </w:pPr>
      <w:r w:rsidRPr="00A041EB">
        <w:t>4.2. Сервис вправе прекратить обслуживание клиента при проявлении неуважения, агрессии, оскорблений, угроз, провокаций или уничижительного обращения.</w:t>
      </w:r>
    </w:p>
    <w:p w14:paraId="35A92488" w14:textId="1C1EA214" w:rsidR="00A041EB" w:rsidRPr="00A041EB" w:rsidRDefault="00A041EB" w:rsidP="00A041EB">
      <w:pPr>
        <w:pStyle w:val="a3"/>
        <w:jc w:val="both"/>
      </w:pPr>
      <w:r w:rsidRPr="00A041EB">
        <w:t>4.3. В случае неоднократных нарушений сервис вправе отказать в дальнейшем обслуживании клиента без объяснения причин,</w:t>
      </w:r>
      <w:del w:id="56" w:author="Автор">
        <w:r w:rsidRPr="00A041EB" w:rsidDel="0078663B">
          <w:delText xml:space="preserve"> если это не нарушает Tarbijakaitseseadus</w:delText>
        </w:r>
      </w:del>
      <w:r w:rsidRPr="00A041EB">
        <w:t>.</w:t>
      </w:r>
    </w:p>
    <w:p w14:paraId="40C50726" w14:textId="77777777" w:rsidR="00A041EB" w:rsidRPr="00A041EB" w:rsidRDefault="00A041EB" w:rsidP="00A041EB">
      <w:pPr>
        <w:pStyle w:val="a3"/>
        <w:jc w:val="both"/>
      </w:pPr>
      <w:r w:rsidRPr="00A041EB">
        <w:t>4.4. Любая форма давления на сотрудников (крики, вмешательство в работу, нецензурная речь) является основанием для немедленного прекращения обслуживания.</w:t>
      </w:r>
    </w:p>
    <w:p w14:paraId="39116441" w14:textId="77777777" w:rsidR="00A041EB" w:rsidRPr="00A041EB" w:rsidRDefault="00A041EB" w:rsidP="00A041EB">
      <w:pPr>
        <w:pStyle w:val="a3"/>
        <w:jc w:val="both"/>
      </w:pPr>
      <w:r w:rsidRPr="00A041EB">
        <w:t>4.5. В случае конфликта сервис вправе вызвать охрану или полицию для обеспечения безопасности сотрудников.</w:t>
      </w:r>
    </w:p>
    <w:p w14:paraId="24E400C6" w14:textId="65830C1A" w:rsidR="00A041EB" w:rsidRPr="00CD2C35" w:rsidRDefault="0078663B" w:rsidP="00A041EB">
      <w:pPr>
        <w:pStyle w:val="a3"/>
        <w:jc w:val="both"/>
        <w:rPr>
          <w:b/>
          <w:rPrChange w:id="57" w:author="Автор">
            <w:rPr/>
          </w:rPrChange>
        </w:rPr>
      </w:pPr>
      <w:ins w:id="58" w:author="Автор">
        <w:r w:rsidRPr="00CD2C35">
          <w:rPr>
            <w:b/>
            <w:rPrChange w:id="59" w:author="Автор">
              <w:rPr/>
            </w:rPrChange>
          </w:rPr>
          <w:t>5</w:t>
        </w:r>
      </w:ins>
      <w:r w:rsidR="00A041EB" w:rsidRPr="00CD2C35">
        <w:rPr>
          <w:b/>
          <w:rPrChange w:id="60" w:author="Автор">
            <w:rPr/>
          </w:rPrChange>
        </w:rPr>
        <w:t xml:space="preserve">. </w:t>
      </w:r>
      <w:r w:rsidR="00B325D5">
        <w:rPr>
          <w:b/>
        </w:rPr>
        <w:t>Безопасность в рабочей зоне</w:t>
      </w:r>
    </w:p>
    <w:p w14:paraId="13DA6E31" w14:textId="77777777" w:rsidR="00A041EB" w:rsidRPr="00A041EB" w:rsidRDefault="00A041EB" w:rsidP="00A041EB">
      <w:pPr>
        <w:pStyle w:val="a3"/>
        <w:jc w:val="both"/>
      </w:pPr>
      <w:r w:rsidRPr="00A041EB">
        <w:t>5.1. Клиент не имеет права находиться в ремонтной зоне или заходить за ограничительные линии.</w:t>
      </w:r>
    </w:p>
    <w:p w14:paraId="5650571F" w14:textId="77777777" w:rsidR="00A041EB" w:rsidRPr="00A041EB" w:rsidRDefault="00A041EB" w:rsidP="00A041EB">
      <w:pPr>
        <w:pStyle w:val="a3"/>
        <w:jc w:val="both"/>
      </w:pPr>
      <w:r w:rsidRPr="00A041EB">
        <w:t>5.2. Клиент несёт ответственность за собственные травмы или повреждение имущества, если нарушил правила безопасности или зашёл в рабочую зону без разрешения.</w:t>
      </w:r>
    </w:p>
    <w:p w14:paraId="06C072B1" w14:textId="62779D31" w:rsidR="00A041EB" w:rsidRPr="00A041EB" w:rsidRDefault="00A041EB" w:rsidP="00A041EB">
      <w:pPr>
        <w:pStyle w:val="a3"/>
        <w:jc w:val="both"/>
      </w:pPr>
      <w:r w:rsidRPr="00A041EB">
        <w:t xml:space="preserve">5.3. </w:t>
      </w:r>
      <w:ins w:id="61" w:author="Автор">
        <w:r w:rsidR="002E3164" w:rsidRPr="002E3164">
          <w:t>Доступ к инструментам, оборудованию и деталям без разрешения мастера запрещён.</w:t>
        </w:r>
      </w:ins>
      <w:del w:id="62" w:author="Автор">
        <w:r w:rsidRPr="00A041EB" w:rsidDel="002E3164">
          <w:delText>Касание инструмента, оборудования или деталей без разрешения мастера запрещено</w:delText>
        </w:r>
      </w:del>
      <w:r w:rsidRPr="00A041EB">
        <w:t>.</w:t>
      </w:r>
    </w:p>
    <w:p w14:paraId="39C7DF1B" w14:textId="78375B32" w:rsidR="00A041EB" w:rsidRPr="00A041EB" w:rsidRDefault="00A041EB" w:rsidP="00A041EB">
      <w:pPr>
        <w:pStyle w:val="a3"/>
        <w:jc w:val="both"/>
      </w:pPr>
      <w:r w:rsidRPr="00A041EB">
        <w:t xml:space="preserve">5.4. При нахождении клиента в зоне ремонта </w:t>
      </w:r>
      <w:del w:id="63" w:author="Автор">
        <w:r w:rsidRPr="00A041EB" w:rsidDel="002E3164">
          <w:delText xml:space="preserve">по его инициативе </w:delText>
        </w:r>
      </w:del>
      <w:r w:rsidRPr="00A041EB">
        <w:t>сервис не несёт ответственности за возможные повреждения одежды, обуви или личных вещей.</w:t>
      </w:r>
    </w:p>
    <w:p w14:paraId="772E90C1" w14:textId="77777777" w:rsidR="00B325D5" w:rsidRDefault="00B325D5" w:rsidP="00A041EB">
      <w:pPr>
        <w:pStyle w:val="a3"/>
        <w:jc w:val="both"/>
        <w:rPr>
          <w:b/>
        </w:rPr>
      </w:pPr>
    </w:p>
    <w:p w14:paraId="2E048968" w14:textId="77777777" w:rsidR="00B325D5" w:rsidRDefault="00B325D5" w:rsidP="00A041EB">
      <w:pPr>
        <w:pStyle w:val="a3"/>
        <w:jc w:val="both"/>
        <w:rPr>
          <w:b/>
        </w:rPr>
      </w:pPr>
    </w:p>
    <w:p w14:paraId="32ADB749" w14:textId="77777777" w:rsidR="00B325D5" w:rsidRDefault="00B325D5" w:rsidP="00A041EB">
      <w:pPr>
        <w:pStyle w:val="a3"/>
        <w:jc w:val="both"/>
        <w:rPr>
          <w:b/>
        </w:rPr>
      </w:pPr>
    </w:p>
    <w:p w14:paraId="6E0F5BE8" w14:textId="77777777" w:rsidR="00B325D5" w:rsidRDefault="00B325D5" w:rsidP="00A041EB">
      <w:pPr>
        <w:pStyle w:val="a3"/>
        <w:jc w:val="both"/>
        <w:rPr>
          <w:b/>
        </w:rPr>
      </w:pPr>
    </w:p>
    <w:p w14:paraId="1579639B" w14:textId="77777777" w:rsidR="00B325D5" w:rsidRDefault="00B325D5" w:rsidP="00A041EB">
      <w:pPr>
        <w:pStyle w:val="a3"/>
        <w:jc w:val="both"/>
        <w:rPr>
          <w:b/>
        </w:rPr>
      </w:pPr>
    </w:p>
    <w:p w14:paraId="1E93BAF4" w14:textId="77777777" w:rsidR="00B325D5" w:rsidRDefault="00B325D5" w:rsidP="00A041EB">
      <w:pPr>
        <w:pStyle w:val="a3"/>
        <w:jc w:val="both"/>
        <w:rPr>
          <w:b/>
        </w:rPr>
      </w:pPr>
    </w:p>
    <w:p w14:paraId="77FED660" w14:textId="77777777" w:rsidR="00B325D5" w:rsidRDefault="00B325D5" w:rsidP="00A041EB">
      <w:pPr>
        <w:pStyle w:val="a3"/>
        <w:jc w:val="both"/>
        <w:rPr>
          <w:b/>
        </w:rPr>
      </w:pPr>
    </w:p>
    <w:p w14:paraId="4E05F42F" w14:textId="77777777" w:rsidR="00B325D5" w:rsidRDefault="00B325D5" w:rsidP="00A041EB">
      <w:pPr>
        <w:pStyle w:val="a3"/>
        <w:jc w:val="both"/>
        <w:rPr>
          <w:b/>
        </w:rPr>
      </w:pPr>
    </w:p>
    <w:p w14:paraId="0DE16D05" w14:textId="77777777" w:rsidR="00B325D5" w:rsidRDefault="00B325D5" w:rsidP="00A041EB">
      <w:pPr>
        <w:pStyle w:val="a3"/>
        <w:jc w:val="both"/>
        <w:rPr>
          <w:b/>
        </w:rPr>
      </w:pPr>
    </w:p>
    <w:p w14:paraId="31263BCD" w14:textId="77777777" w:rsidR="00B325D5" w:rsidRDefault="00B325D5" w:rsidP="00A041EB">
      <w:pPr>
        <w:pStyle w:val="a3"/>
        <w:jc w:val="both"/>
        <w:rPr>
          <w:b/>
        </w:rPr>
      </w:pPr>
    </w:p>
    <w:p w14:paraId="635C7FDD" w14:textId="77777777" w:rsidR="007D457B" w:rsidRDefault="007D457B" w:rsidP="00A041EB">
      <w:pPr>
        <w:pStyle w:val="a3"/>
        <w:jc w:val="both"/>
        <w:rPr>
          <w:b/>
        </w:rPr>
      </w:pPr>
    </w:p>
    <w:p w14:paraId="6F335F28" w14:textId="77777777" w:rsidR="007D457B" w:rsidRDefault="007D457B" w:rsidP="00A041EB">
      <w:pPr>
        <w:pStyle w:val="a3"/>
        <w:jc w:val="both"/>
        <w:rPr>
          <w:b/>
        </w:rPr>
      </w:pPr>
    </w:p>
    <w:p w14:paraId="4DFF5B3A" w14:textId="24FBE956" w:rsidR="00A041EB" w:rsidRPr="00CD2C35" w:rsidRDefault="00A041EB" w:rsidP="00A041EB">
      <w:pPr>
        <w:pStyle w:val="a3"/>
        <w:jc w:val="both"/>
        <w:rPr>
          <w:b/>
          <w:rPrChange w:id="64" w:author="Автор">
            <w:rPr/>
          </w:rPrChange>
        </w:rPr>
      </w:pPr>
      <w:r w:rsidRPr="00CD2C35">
        <w:rPr>
          <w:b/>
          <w:rPrChange w:id="65" w:author="Автор">
            <w:rPr/>
          </w:rPrChange>
        </w:rPr>
        <w:lastRenderedPageBreak/>
        <w:t xml:space="preserve">6. </w:t>
      </w:r>
      <w:r w:rsidR="00B325D5">
        <w:rPr>
          <w:b/>
        </w:rPr>
        <w:t>Тест-драйв и диагностика</w:t>
      </w:r>
    </w:p>
    <w:p w14:paraId="50BE6831" w14:textId="20737D17" w:rsidR="00A041EB" w:rsidRPr="00A041EB" w:rsidRDefault="00A041EB" w:rsidP="00A041EB">
      <w:pPr>
        <w:pStyle w:val="a3"/>
        <w:jc w:val="both"/>
      </w:pPr>
      <w:r w:rsidRPr="00A041EB">
        <w:t>6.1. Клиент даёт согласие на выполнение тест-драйва сотрудниками сервиса до и/или после ремонта для проверки качества и безопасности (VÕS § 620).</w:t>
      </w:r>
    </w:p>
    <w:p w14:paraId="000BE5A3" w14:textId="77777777" w:rsidR="00A041EB" w:rsidRPr="00A041EB" w:rsidRDefault="00A041EB" w:rsidP="00A041EB">
      <w:pPr>
        <w:pStyle w:val="a3"/>
        <w:jc w:val="both"/>
      </w:pPr>
      <w:r w:rsidRPr="00A041EB">
        <w:t>6.2. Если клиент запрещает тест-драйв, сервис вправе:</w:t>
      </w:r>
    </w:p>
    <w:p w14:paraId="63753C42" w14:textId="77777777" w:rsidR="00A041EB" w:rsidRPr="00A041EB" w:rsidRDefault="00A041EB" w:rsidP="00A041EB">
      <w:pPr>
        <w:pStyle w:val="a3"/>
        <w:jc w:val="both"/>
      </w:pPr>
      <w:r w:rsidRPr="00A041EB">
        <w:t>a) отказаться от выполнения работ, требующих дорожной проверки; или</w:t>
      </w:r>
    </w:p>
    <w:p w14:paraId="2395A9F7" w14:textId="77777777" w:rsidR="00A041EB" w:rsidRPr="00A041EB" w:rsidRDefault="00A041EB" w:rsidP="00A041EB">
      <w:pPr>
        <w:pStyle w:val="a3"/>
        <w:jc w:val="both"/>
      </w:pPr>
      <w:r w:rsidRPr="00A041EB">
        <w:t>b) отказать в предоставлении гарантии, если без тест-драйва невозможно удостовериться в качестве выполненных работ (VÕS § 641).</w:t>
      </w:r>
    </w:p>
    <w:p w14:paraId="62F6AA87" w14:textId="77777777" w:rsidR="00A041EB" w:rsidRPr="00A041EB" w:rsidRDefault="00A041EB" w:rsidP="00A041EB">
      <w:pPr>
        <w:pStyle w:val="a3"/>
        <w:jc w:val="both"/>
      </w:pPr>
      <w:r w:rsidRPr="00A041EB">
        <w:t>6.3. Диагностика является отдельной платной услугой, если иное не согласовано заранее.</w:t>
      </w:r>
    </w:p>
    <w:p w14:paraId="0646D788" w14:textId="1BC03950" w:rsidR="00A041EB" w:rsidRPr="00A041EB" w:rsidRDefault="00A041EB" w:rsidP="00A041EB">
      <w:pPr>
        <w:pStyle w:val="a3"/>
        <w:jc w:val="both"/>
      </w:pPr>
      <w:r w:rsidRPr="00A041EB">
        <w:t xml:space="preserve">6.4. Клиент обязан предоставить достаточное количество топлива для выполнения тест-драйва и диагностики. Сервис не обязан возвращать автомобиль с тем же </w:t>
      </w:r>
      <w:del w:id="66" w:author="Автор">
        <w:r w:rsidRPr="00A041EB" w:rsidDel="00854450">
          <w:delText xml:space="preserve">уровнем </w:delText>
        </w:r>
      </w:del>
      <w:ins w:id="67" w:author="Автор">
        <w:r w:rsidR="00854450">
          <w:t>количеством</w:t>
        </w:r>
        <w:r w:rsidR="00854450" w:rsidRPr="00A041EB">
          <w:t xml:space="preserve"> </w:t>
        </w:r>
      </w:ins>
      <w:r w:rsidRPr="00A041EB">
        <w:t>топлива.</w:t>
      </w:r>
    </w:p>
    <w:p w14:paraId="0575E0E5" w14:textId="77777777" w:rsidR="00A041EB" w:rsidRPr="00A041EB" w:rsidRDefault="00A041EB" w:rsidP="00A041EB">
      <w:pPr>
        <w:pStyle w:val="a3"/>
        <w:jc w:val="both"/>
      </w:pPr>
      <w:r w:rsidRPr="00A041EB">
        <w:t>6.5. Повторная диагностика после ремонта оплачивается клиентом, если проблема не связана с выполненной работой или вызвана иным узлом/деталью.</w:t>
      </w:r>
    </w:p>
    <w:p w14:paraId="5131BAB8" w14:textId="35D8A1DA" w:rsidR="00A041EB" w:rsidRPr="00CD2C35" w:rsidRDefault="00A041EB" w:rsidP="00A041EB">
      <w:pPr>
        <w:pStyle w:val="a3"/>
        <w:jc w:val="both"/>
        <w:rPr>
          <w:b/>
          <w:rPrChange w:id="68" w:author="Автор">
            <w:rPr/>
          </w:rPrChange>
        </w:rPr>
      </w:pPr>
      <w:r w:rsidRPr="00CD2C35">
        <w:rPr>
          <w:b/>
          <w:rPrChange w:id="69" w:author="Автор">
            <w:rPr/>
          </w:rPrChange>
        </w:rPr>
        <w:t xml:space="preserve">7. Скрытые </w:t>
      </w:r>
      <w:r w:rsidR="00B325D5">
        <w:rPr>
          <w:b/>
        </w:rPr>
        <w:t>дефекты и дополнительные работы</w:t>
      </w:r>
    </w:p>
    <w:p w14:paraId="3518D2CD" w14:textId="0992A577" w:rsidR="00A041EB" w:rsidRPr="00A041EB" w:rsidRDefault="00A041EB" w:rsidP="00A041EB">
      <w:pPr>
        <w:pStyle w:val="a3"/>
        <w:jc w:val="both"/>
      </w:pPr>
      <w:r w:rsidRPr="00A041EB">
        <w:t>7.1. В процессе ремонта могут быть выявлены скрытые дефекты, не обнаруживаемые при первичной проверке</w:t>
      </w:r>
      <w:del w:id="70" w:author="Автор">
        <w:r w:rsidRPr="00A041EB" w:rsidDel="002E3164">
          <w:delText xml:space="preserve"> (VÕS § 641 lg 2)</w:delText>
        </w:r>
      </w:del>
      <w:r w:rsidRPr="00A041EB">
        <w:t>.</w:t>
      </w:r>
    </w:p>
    <w:p w14:paraId="1EFDEA54" w14:textId="7B3B98AF" w:rsidR="00A041EB" w:rsidRPr="00A041EB" w:rsidRDefault="00A041EB" w:rsidP="00A041EB">
      <w:pPr>
        <w:pStyle w:val="a3"/>
        <w:jc w:val="both"/>
      </w:pPr>
      <w:r w:rsidRPr="00A041EB">
        <w:t>7.2. Сервис уведомляет клиента</w:t>
      </w:r>
      <w:ins w:id="71" w:author="Автор">
        <w:r w:rsidR="002E3164">
          <w:t xml:space="preserve"> в письменно воспроизводимой форме</w:t>
        </w:r>
      </w:ins>
      <w:r w:rsidRPr="00A041EB">
        <w:t xml:space="preserve"> о необходимости дополнительных работ и согласовывает их стоимость</w:t>
      </w:r>
      <w:del w:id="72" w:author="Автор">
        <w:r w:rsidRPr="00A041EB" w:rsidDel="00167755">
          <w:delText xml:space="preserve"> (VÕS § 15)</w:delText>
        </w:r>
      </w:del>
      <w:r w:rsidRPr="00A041EB">
        <w:t>.</w:t>
      </w:r>
    </w:p>
    <w:p w14:paraId="1853BE8C" w14:textId="77777777" w:rsidR="00A041EB" w:rsidRPr="00A041EB" w:rsidRDefault="00A041EB" w:rsidP="00A041EB">
      <w:pPr>
        <w:pStyle w:val="a3"/>
        <w:jc w:val="both"/>
      </w:pPr>
      <w:r w:rsidRPr="00A041EB">
        <w:t>7.3. Если клиент отказывается от необходимых дополнительных работ, сервис вправе приостановить ремонт или вернуть автомобиль в несобранном виде после полной оплаты уже выполненных работ и использованных материалов, если сбор автомобиля невозможен без устранения выявленных дефектов (VÕS § 102).</w:t>
      </w:r>
    </w:p>
    <w:p w14:paraId="27917D80" w14:textId="500F0E1E" w:rsidR="00A041EB" w:rsidRPr="00A041EB" w:rsidRDefault="00A041EB" w:rsidP="00A041EB">
      <w:pPr>
        <w:pStyle w:val="a3"/>
        <w:jc w:val="both"/>
      </w:pPr>
      <w:r w:rsidRPr="00A041EB">
        <w:t>7.4. Сервис не несёт ответственности за задержки поставщиков. Сроки ремонта автоматически продлеваются на время задержки поставки</w:t>
      </w:r>
      <w:ins w:id="73" w:author="Автор">
        <w:r w:rsidR="00167755">
          <w:t>, о чем сервис уведомляет клиента в письменно воспроизводимой форме</w:t>
        </w:r>
      </w:ins>
      <w:del w:id="74" w:author="Автор">
        <w:r w:rsidRPr="00A041EB" w:rsidDel="00167755">
          <w:delText>.</w:delText>
        </w:r>
      </w:del>
    </w:p>
    <w:p w14:paraId="6FED5C44" w14:textId="77777777" w:rsidR="00A041EB" w:rsidRPr="00A041EB" w:rsidRDefault="00A041EB" w:rsidP="00A041EB">
      <w:pPr>
        <w:pStyle w:val="a3"/>
        <w:jc w:val="both"/>
      </w:pPr>
      <w:r w:rsidRPr="00A041EB">
        <w:t>7.5. Сервис не несёт ответственность за проявление новых дефектов после устранения старых, если они возникли вследствие естественного износа или состояния автомобиля.</w:t>
      </w:r>
    </w:p>
    <w:p w14:paraId="4458EFC6" w14:textId="77777777" w:rsidR="001C0FB9" w:rsidRDefault="001C0FB9" w:rsidP="00A041EB">
      <w:pPr>
        <w:pStyle w:val="a3"/>
        <w:jc w:val="both"/>
        <w:rPr>
          <w:b/>
        </w:rPr>
      </w:pPr>
    </w:p>
    <w:p w14:paraId="4A6FDB1D" w14:textId="77777777" w:rsidR="001C0FB9" w:rsidRDefault="001C0FB9" w:rsidP="00A041EB">
      <w:pPr>
        <w:pStyle w:val="a3"/>
        <w:jc w:val="both"/>
        <w:rPr>
          <w:b/>
        </w:rPr>
      </w:pPr>
    </w:p>
    <w:p w14:paraId="0119F0FB" w14:textId="77777777" w:rsidR="001C0FB9" w:rsidRDefault="001C0FB9" w:rsidP="00A041EB">
      <w:pPr>
        <w:pStyle w:val="a3"/>
        <w:jc w:val="both"/>
        <w:rPr>
          <w:b/>
        </w:rPr>
      </w:pPr>
    </w:p>
    <w:p w14:paraId="7BF460A3" w14:textId="77777777" w:rsidR="001C0FB9" w:rsidRDefault="001C0FB9" w:rsidP="00A041EB">
      <w:pPr>
        <w:pStyle w:val="a3"/>
        <w:jc w:val="both"/>
        <w:rPr>
          <w:b/>
        </w:rPr>
      </w:pPr>
    </w:p>
    <w:p w14:paraId="1D4D6EF4" w14:textId="77777777" w:rsidR="001C0FB9" w:rsidRDefault="001C0FB9" w:rsidP="00A041EB">
      <w:pPr>
        <w:pStyle w:val="a3"/>
        <w:jc w:val="both"/>
        <w:rPr>
          <w:b/>
        </w:rPr>
      </w:pPr>
    </w:p>
    <w:p w14:paraId="66476E89" w14:textId="77777777" w:rsidR="001C0FB9" w:rsidRDefault="001C0FB9" w:rsidP="00A041EB">
      <w:pPr>
        <w:pStyle w:val="a3"/>
        <w:jc w:val="both"/>
        <w:rPr>
          <w:b/>
        </w:rPr>
      </w:pPr>
    </w:p>
    <w:p w14:paraId="03BEFFEC" w14:textId="5B885D33" w:rsidR="00A041EB" w:rsidRPr="00CD2C35" w:rsidRDefault="00A041EB" w:rsidP="00A041EB">
      <w:pPr>
        <w:pStyle w:val="a3"/>
        <w:jc w:val="both"/>
        <w:rPr>
          <w:b/>
          <w:rPrChange w:id="75" w:author="Автор">
            <w:rPr/>
          </w:rPrChange>
        </w:rPr>
      </w:pPr>
      <w:r w:rsidRPr="00CD2C35">
        <w:rPr>
          <w:b/>
          <w:rPrChange w:id="76" w:author="Автор">
            <w:rPr/>
          </w:rPrChange>
        </w:rPr>
        <w:lastRenderedPageBreak/>
        <w:t>8. Дополнительн</w:t>
      </w:r>
      <w:r w:rsidR="00B325D5">
        <w:rPr>
          <w:b/>
        </w:rPr>
        <w:t>ые услуги и обязанности клиента</w:t>
      </w:r>
    </w:p>
    <w:p w14:paraId="54EAEF07" w14:textId="20554C23" w:rsidR="00A041EB" w:rsidRPr="00A041EB" w:rsidRDefault="00A041EB" w:rsidP="00A041EB">
      <w:pPr>
        <w:pStyle w:val="a3"/>
        <w:jc w:val="both"/>
      </w:pPr>
      <w:r w:rsidRPr="00A041EB">
        <w:t>8.1. Если клиент задерживает ответ на согласование дополнительных работ более чем на 24 часа, сроки ремонта автоматически продлеваются</w:t>
      </w:r>
      <w:ins w:id="77" w:author="Автор">
        <w:r w:rsidR="00167755">
          <w:t xml:space="preserve"> на время просрочки клиента с ответом на согласование дополнительных работ</w:t>
        </w:r>
      </w:ins>
      <w:r w:rsidRPr="00A041EB">
        <w:t>.</w:t>
      </w:r>
    </w:p>
    <w:p w14:paraId="6E5A401A" w14:textId="77777777" w:rsidR="00A041EB" w:rsidRPr="00A041EB" w:rsidRDefault="00A041EB" w:rsidP="00A041EB">
      <w:pPr>
        <w:pStyle w:val="a3"/>
        <w:jc w:val="both"/>
      </w:pPr>
      <w:r w:rsidRPr="00A041EB">
        <w:t>8.2. Если клиент не выходит на связь более 5 рабочих дней, сервис вправе приостановить любые работы до получения ответа.</w:t>
      </w:r>
    </w:p>
    <w:p w14:paraId="73839B2D" w14:textId="77777777" w:rsidR="00A041EB" w:rsidRPr="00A041EB" w:rsidRDefault="00A041EB" w:rsidP="00A041EB">
      <w:pPr>
        <w:pStyle w:val="a3"/>
        <w:jc w:val="both"/>
      </w:pPr>
      <w:r w:rsidRPr="00A041EB">
        <w:t>8.3. Клиент обязан обеспечить доступность к автомобилю и ключам в согласованное время.</w:t>
      </w:r>
    </w:p>
    <w:p w14:paraId="5F1219BB" w14:textId="0356AC77" w:rsidR="00A041EB" w:rsidRPr="00A041EB" w:rsidRDefault="00A041EB" w:rsidP="00A041EB">
      <w:pPr>
        <w:pStyle w:val="a3"/>
        <w:jc w:val="both"/>
      </w:pPr>
      <w:r w:rsidRPr="00A041EB">
        <w:t>8.4. Неверная или неполная информация о проблемах автомобиля считается нарушением обязанностей клиента</w:t>
      </w:r>
      <w:del w:id="78" w:author="Автор">
        <w:r w:rsidRPr="00A041EB" w:rsidDel="00167755">
          <w:delText xml:space="preserve"> (VÕS § 14)</w:delText>
        </w:r>
      </w:del>
      <w:r w:rsidRPr="00A041EB">
        <w:t>.</w:t>
      </w:r>
    </w:p>
    <w:p w14:paraId="358E21A9" w14:textId="63BFAA28" w:rsidR="00A041EB" w:rsidRPr="00A041EB" w:rsidRDefault="00A041EB" w:rsidP="00A041EB">
      <w:pPr>
        <w:pStyle w:val="a3"/>
        <w:jc w:val="both"/>
      </w:pPr>
      <w:r w:rsidRPr="00A041EB">
        <w:t xml:space="preserve">8.5. Если клиент опаздывает </w:t>
      </w:r>
      <w:ins w:id="79" w:author="Автор">
        <w:r w:rsidR="00167755">
          <w:t>к</w:t>
        </w:r>
      </w:ins>
      <w:del w:id="80" w:author="Автор">
        <w:r w:rsidRPr="00A041EB" w:rsidDel="00167755">
          <w:delText>на</w:delText>
        </w:r>
      </w:del>
      <w:r w:rsidRPr="00A041EB">
        <w:t xml:space="preserve"> согласованно</w:t>
      </w:r>
      <w:ins w:id="81" w:author="Автор">
        <w:r w:rsidR="00167755">
          <w:t>му</w:t>
        </w:r>
      </w:ins>
      <w:del w:id="82" w:author="Автор">
        <w:r w:rsidRPr="00A041EB" w:rsidDel="00167755">
          <w:delText>е</w:delText>
        </w:r>
      </w:del>
      <w:r w:rsidRPr="00A041EB">
        <w:t xml:space="preserve"> врем</w:t>
      </w:r>
      <w:ins w:id="83" w:author="Автор">
        <w:r w:rsidR="00167755">
          <w:t>ени</w:t>
        </w:r>
      </w:ins>
      <w:del w:id="84" w:author="Автор">
        <w:r w:rsidRPr="00A041EB" w:rsidDel="00167755">
          <w:delText>я</w:delText>
        </w:r>
      </w:del>
      <w:r w:rsidRPr="00A041EB">
        <w:t xml:space="preserve"> более чем на </w:t>
      </w:r>
      <w:ins w:id="85" w:author="Автор">
        <w:r w:rsidR="00854450">
          <w:t>10</w:t>
        </w:r>
      </w:ins>
      <w:del w:id="86" w:author="Автор">
        <w:r w:rsidRPr="00A041EB" w:rsidDel="00854450">
          <w:delText>20</w:delText>
        </w:r>
      </w:del>
      <w:r w:rsidRPr="00A041EB">
        <w:t xml:space="preserve"> минут, сервис вправе перенести ремонт на другое доступное время.</w:t>
      </w:r>
    </w:p>
    <w:p w14:paraId="39DB8633" w14:textId="24004CDB" w:rsidR="00A041EB" w:rsidRDefault="00A041EB" w:rsidP="00A041EB">
      <w:pPr>
        <w:pStyle w:val="a3"/>
        <w:jc w:val="both"/>
      </w:pPr>
      <w:r w:rsidRPr="00A041EB">
        <w:t xml:space="preserve">8.6. Если автомобиль остаётся на территории сервиса на ночь, сервис обеспечивает разумные меры безопасности, но не несёт ответственность за ущерб, причинённый третьими лицами, если </w:t>
      </w:r>
      <w:del w:id="87" w:author="Автор">
        <w:r w:rsidRPr="00A041EB" w:rsidDel="008270BE">
          <w:delText>не доказана</w:delText>
        </w:r>
      </w:del>
      <w:ins w:id="88" w:author="Автор">
        <w:r w:rsidR="008270BE">
          <w:t>ущерб не был причинен по</w:t>
        </w:r>
      </w:ins>
      <w:r w:rsidRPr="00A041EB">
        <w:t xml:space="preserve"> вин</w:t>
      </w:r>
      <w:ins w:id="89" w:author="Автор">
        <w:r w:rsidR="008270BE">
          <w:t>е</w:t>
        </w:r>
      </w:ins>
      <w:del w:id="90" w:author="Автор">
        <w:r w:rsidRPr="00A041EB" w:rsidDel="008270BE">
          <w:delText>а</w:delText>
        </w:r>
      </w:del>
      <w:r w:rsidRPr="00A041EB">
        <w:t xml:space="preserve"> сервиса.</w:t>
      </w:r>
    </w:p>
    <w:p w14:paraId="5B2CB2EE" w14:textId="2E91849F" w:rsidR="00A041EB" w:rsidRPr="00CD2C35" w:rsidRDefault="00A041EB" w:rsidP="00A041EB">
      <w:pPr>
        <w:pStyle w:val="a3"/>
        <w:jc w:val="both"/>
        <w:rPr>
          <w:b/>
          <w:rPrChange w:id="91" w:author="Автор">
            <w:rPr/>
          </w:rPrChange>
        </w:rPr>
      </w:pPr>
      <w:r w:rsidRPr="00CD2C35">
        <w:rPr>
          <w:b/>
          <w:rPrChange w:id="92" w:author="Автор">
            <w:rPr/>
          </w:rPrChange>
        </w:rPr>
        <w:t xml:space="preserve">9. </w:t>
      </w:r>
      <w:r w:rsidR="00B325D5">
        <w:rPr>
          <w:b/>
        </w:rPr>
        <w:t>Тюнинг и модификации</w:t>
      </w:r>
    </w:p>
    <w:p w14:paraId="15D18F1E" w14:textId="77777777" w:rsidR="00A041EB" w:rsidRPr="00A041EB" w:rsidRDefault="00A041EB" w:rsidP="00A041EB">
      <w:pPr>
        <w:pStyle w:val="a3"/>
        <w:jc w:val="both"/>
      </w:pPr>
      <w:r w:rsidRPr="00A041EB">
        <w:t>9.1. Сервис не несёт ответственности за последствия ремонта автомобилей с тюнингом, модифицированной электроникой, удалённым катализатором, чип-тюнингом и другими конструктивными изменениями (VÕS § 641 lg 3).</w:t>
      </w:r>
    </w:p>
    <w:p w14:paraId="08A5F13F" w14:textId="20E04B7B" w:rsidR="00A041EB" w:rsidRPr="00A041EB" w:rsidRDefault="00A041EB" w:rsidP="00A041EB">
      <w:pPr>
        <w:pStyle w:val="a3"/>
        <w:jc w:val="both"/>
      </w:pPr>
      <w:r w:rsidRPr="00A041EB">
        <w:t>9.2. Гарантия</w:t>
      </w:r>
      <w:ins w:id="93" w:author="Автор">
        <w:r w:rsidR="008270BE">
          <w:t xml:space="preserve"> на выполненные работы</w:t>
        </w:r>
      </w:ins>
      <w:r w:rsidRPr="00A041EB">
        <w:t xml:space="preserve"> не действует, если автомобиль технически не соответствует требованиям Liiklusseadus.</w:t>
      </w:r>
    </w:p>
    <w:p w14:paraId="41E41731" w14:textId="16B49049" w:rsidR="00A041EB" w:rsidRPr="00CD2C35" w:rsidRDefault="00A041EB" w:rsidP="00A041EB">
      <w:pPr>
        <w:pStyle w:val="a3"/>
        <w:jc w:val="both"/>
        <w:rPr>
          <w:b/>
          <w:rPrChange w:id="94" w:author="Автор">
            <w:rPr/>
          </w:rPrChange>
        </w:rPr>
      </w:pPr>
      <w:r w:rsidRPr="00CD2C35">
        <w:rPr>
          <w:b/>
          <w:rPrChange w:id="95" w:author="Автор">
            <w:rPr/>
          </w:rPrChange>
        </w:rPr>
        <w:t>10. Запчасти</w:t>
      </w:r>
      <w:ins w:id="96" w:author="Автор">
        <w:r w:rsidR="008270BE" w:rsidRPr="00CD2C35">
          <w:rPr>
            <w:b/>
            <w:rPrChange w:id="97" w:author="Автор">
              <w:rPr/>
            </w:rPrChange>
          </w:rPr>
          <w:t>, предоставленные</w:t>
        </w:r>
      </w:ins>
      <w:r w:rsidRPr="00CD2C35">
        <w:rPr>
          <w:b/>
          <w:rPrChange w:id="98" w:author="Автор">
            <w:rPr/>
          </w:rPrChange>
        </w:rPr>
        <w:t xml:space="preserve"> клиент</w:t>
      </w:r>
      <w:ins w:id="99" w:author="Автор">
        <w:r w:rsidR="008270BE" w:rsidRPr="00CD2C35">
          <w:rPr>
            <w:b/>
            <w:rPrChange w:id="100" w:author="Автор">
              <w:rPr/>
            </w:rPrChange>
          </w:rPr>
          <w:t>ом</w:t>
        </w:r>
      </w:ins>
      <w:del w:id="101" w:author="Автор">
        <w:r w:rsidRPr="00CD2C35" w:rsidDel="008270BE">
          <w:rPr>
            <w:b/>
            <w:rPrChange w:id="102" w:author="Автор">
              <w:rPr/>
            </w:rPrChange>
          </w:rPr>
          <w:delText>а</w:delText>
        </w:r>
      </w:del>
    </w:p>
    <w:p w14:paraId="39F7CB14" w14:textId="61302BC8" w:rsidR="00A041EB" w:rsidRPr="00A041EB" w:rsidRDefault="00A041EB" w:rsidP="00A041EB">
      <w:pPr>
        <w:pStyle w:val="a3"/>
        <w:jc w:val="both"/>
      </w:pPr>
      <w:r w:rsidRPr="00A041EB">
        <w:t xml:space="preserve">10.1. Клиент несёт полную ответственность за правильность подбора, совместимость и технические характеристики деталей, предоставленных </w:t>
      </w:r>
      <w:del w:id="103" w:author="Автор">
        <w:r w:rsidRPr="00A041EB" w:rsidDel="008270BE">
          <w:delText xml:space="preserve">им </w:delText>
        </w:r>
      </w:del>
      <w:ins w:id="104" w:author="Автор">
        <w:r w:rsidR="008270BE">
          <w:t>клиентом</w:t>
        </w:r>
        <w:r w:rsidR="008270BE" w:rsidRPr="00A041EB">
          <w:t xml:space="preserve"> </w:t>
        </w:r>
      </w:ins>
      <w:r w:rsidRPr="00A041EB">
        <w:t>(VÕS § 6</w:t>
      </w:r>
      <w:ins w:id="105" w:author="Автор">
        <w:r w:rsidR="00D353DA">
          <w:t>41</w:t>
        </w:r>
      </w:ins>
      <w:del w:id="106" w:author="Автор">
        <w:r w:rsidRPr="00A041EB" w:rsidDel="00D353DA">
          <w:delText>38</w:delText>
        </w:r>
      </w:del>
      <w:r w:rsidRPr="00A041EB">
        <w:t xml:space="preserve"> lg 3).</w:t>
      </w:r>
    </w:p>
    <w:p w14:paraId="34564B65" w14:textId="77777777" w:rsidR="00A041EB" w:rsidRPr="00A041EB" w:rsidRDefault="00A041EB" w:rsidP="00A041EB">
      <w:pPr>
        <w:pStyle w:val="a3"/>
        <w:jc w:val="both"/>
      </w:pPr>
      <w:r w:rsidRPr="00A041EB">
        <w:t>10.2. В случае неподходящих, несовместимых или повреждённых деталей сервис немедленно уведомляет клиента.</w:t>
      </w:r>
    </w:p>
    <w:p w14:paraId="5B94BBF1" w14:textId="4BA101D2" w:rsidR="00A041EB" w:rsidRPr="00A041EB" w:rsidRDefault="00A041EB" w:rsidP="00A041EB">
      <w:pPr>
        <w:pStyle w:val="a3"/>
        <w:jc w:val="both"/>
      </w:pPr>
      <w:r w:rsidRPr="00A041EB">
        <w:t>10.3. Если автомобиль уже находится на подъёмнике или рабочем месте, и работы невозможны из-за неподходящих деталей клиента, клиент оплачивает стоимость простоя автомобиля по стандартной почасовой ставке сервиса</w:t>
      </w:r>
      <w:del w:id="107" w:author="Автор">
        <w:r w:rsidRPr="00A041EB" w:rsidDel="00D353DA">
          <w:delText xml:space="preserve"> (VÕS § 20 lg 2)</w:delText>
        </w:r>
      </w:del>
      <w:r w:rsidRPr="00A041EB">
        <w:t>.</w:t>
      </w:r>
    </w:p>
    <w:p w14:paraId="7E22BC71" w14:textId="77777777" w:rsidR="00A041EB" w:rsidRPr="00A041EB" w:rsidRDefault="00A041EB" w:rsidP="00A041EB">
      <w:pPr>
        <w:pStyle w:val="a3"/>
        <w:jc w:val="both"/>
      </w:pPr>
      <w:r w:rsidRPr="00A041EB">
        <w:t>10.4. Клиент обязан предоставить подходящие детали или поручить сервису их заказ.</w:t>
      </w:r>
    </w:p>
    <w:p w14:paraId="57400CD8" w14:textId="29B952ED" w:rsidR="00A041EB" w:rsidRPr="00A041EB" w:rsidRDefault="00A041EB" w:rsidP="00A041EB">
      <w:pPr>
        <w:pStyle w:val="a3"/>
        <w:jc w:val="both"/>
      </w:pPr>
      <w:r w:rsidRPr="00A041EB">
        <w:t xml:space="preserve">10.5. </w:t>
      </w:r>
      <w:ins w:id="108" w:author="Автор">
        <w:r w:rsidR="002A7F2B">
          <w:t xml:space="preserve">Стоимость </w:t>
        </w:r>
      </w:ins>
      <w:del w:id="109" w:author="Автор">
        <w:r w:rsidRPr="00A041EB" w:rsidDel="002A7F2B">
          <w:delText>П</w:delText>
        </w:r>
      </w:del>
      <w:ins w:id="110" w:author="Автор">
        <w:r w:rsidR="002A7F2B">
          <w:t>п</w:t>
        </w:r>
      </w:ins>
      <w:r w:rsidRPr="00A041EB">
        <w:t>росто</w:t>
      </w:r>
      <w:ins w:id="111" w:author="Автор">
        <w:r w:rsidR="002A7F2B">
          <w:t>я</w:t>
        </w:r>
      </w:ins>
      <w:del w:id="112" w:author="Автор">
        <w:r w:rsidRPr="00A041EB" w:rsidDel="002A7F2B">
          <w:delText>й</w:delText>
        </w:r>
      </w:del>
      <w:r w:rsidRPr="00A041EB">
        <w:t>, вызванн</w:t>
      </w:r>
      <w:ins w:id="113" w:author="Автор">
        <w:r w:rsidR="002A7F2B">
          <w:t>ого</w:t>
        </w:r>
      </w:ins>
      <w:del w:id="114" w:author="Автор">
        <w:r w:rsidRPr="00A041EB" w:rsidDel="002A7F2B">
          <w:delText>ый</w:delText>
        </w:r>
      </w:del>
      <w:ins w:id="115" w:author="Автор">
        <w:r w:rsidR="00D353DA">
          <w:t xml:space="preserve"> просрочкой поставки</w:t>
        </w:r>
      </w:ins>
      <w:r w:rsidRPr="00A041EB">
        <w:t xml:space="preserve"> детал</w:t>
      </w:r>
      <w:del w:id="116" w:author="Автор">
        <w:r w:rsidRPr="00A041EB" w:rsidDel="002A7F2B">
          <w:delText>ям</w:delText>
        </w:r>
      </w:del>
      <w:ins w:id="117" w:author="Автор">
        <w:r w:rsidR="00D353DA">
          <w:t xml:space="preserve">ей, </w:t>
        </w:r>
      </w:ins>
      <w:del w:id="118" w:author="Автор">
        <w:r w:rsidRPr="00A041EB" w:rsidDel="00D353DA">
          <w:delText>и</w:delText>
        </w:r>
      </w:del>
      <w:r w:rsidRPr="00A041EB">
        <w:t xml:space="preserve"> клиен</w:t>
      </w:r>
      <w:ins w:id="119" w:author="Автор">
        <w:r w:rsidR="00CD2C35">
          <w:t>т</w:t>
        </w:r>
        <w:r w:rsidR="002A7F2B">
          <w:t>ом</w:t>
        </w:r>
      </w:ins>
      <w:del w:id="120" w:author="Автор">
        <w:r w:rsidRPr="00A041EB" w:rsidDel="002A7F2B">
          <w:delText>та</w:delText>
        </w:r>
      </w:del>
      <w:r w:rsidRPr="00A041EB">
        <w:t xml:space="preserve">, оплачивается </w:t>
      </w:r>
      <w:ins w:id="121" w:author="Автор">
        <w:r w:rsidR="002A7F2B">
          <w:t xml:space="preserve">клиентом </w:t>
        </w:r>
      </w:ins>
      <w:r w:rsidRPr="00A041EB">
        <w:t>отдельно и не входит в стоимость ремонта</w:t>
      </w:r>
      <w:ins w:id="122" w:author="Автор">
        <w:r w:rsidR="001F5775">
          <w:t xml:space="preserve"> (</w:t>
        </w:r>
        <w:r w:rsidR="001F5775">
          <w:rPr>
            <w:lang w:val="et-EE"/>
          </w:rPr>
          <w:t xml:space="preserve">VÕS </w:t>
        </w:r>
        <w:r w:rsidR="001F5775" w:rsidRPr="00A041EB">
          <w:t>§</w:t>
        </w:r>
        <w:r w:rsidR="001F5775">
          <w:rPr>
            <w:lang w:val="et-EE"/>
          </w:rPr>
          <w:t xml:space="preserve"> 652)</w:t>
        </w:r>
      </w:ins>
      <w:r w:rsidRPr="00A041EB">
        <w:t>.</w:t>
      </w:r>
    </w:p>
    <w:p w14:paraId="70237F0C" w14:textId="46F9545E" w:rsidR="00A041EB" w:rsidRPr="00A041EB" w:rsidRDefault="00A041EB" w:rsidP="00A041EB">
      <w:pPr>
        <w:pStyle w:val="a3"/>
        <w:jc w:val="both"/>
      </w:pPr>
      <w:r w:rsidRPr="00A041EB">
        <w:t>10.6. При использовании запчастей клиента гарантия предоставляется только на выполненные сервисом ремонтные работы, но не на сами запчасти клиента (VÕS § 6</w:t>
      </w:r>
      <w:ins w:id="123" w:author="Автор">
        <w:r w:rsidR="002A7F2B">
          <w:t>41</w:t>
        </w:r>
      </w:ins>
      <w:del w:id="124" w:author="Автор">
        <w:r w:rsidRPr="00A041EB" w:rsidDel="002A7F2B">
          <w:delText>38</w:delText>
        </w:r>
      </w:del>
      <w:r w:rsidRPr="00A041EB">
        <w:t xml:space="preserve"> lg 3).</w:t>
      </w:r>
    </w:p>
    <w:p w14:paraId="7C410BD9" w14:textId="77777777" w:rsidR="00B325D5" w:rsidRDefault="00B325D5" w:rsidP="00A041EB">
      <w:pPr>
        <w:pStyle w:val="a3"/>
        <w:jc w:val="both"/>
        <w:rPr>
          <w:b/>
        </w:rPr>
      </w:pPr>
    </w:p>
    <w:p w14:paraId="7C6B3180" w14:textId="6918ECCB" w:rsidR="00A041EB" w:rsidRPr="00CD2C35" w:rsidRDefault="00A041EB" w:rsidP="00A041EB">
      <w:pPr>
        <w:pStyle w:val="a3"/>
        <w:jc w:val="both"/>
        <w:rPr>
          <w:b/>
          <w:rPrChange w:id="125" w:author="Автор">
            <w:rPr/>
          </w:rPrChange>
        </w:rPr>
      </w:pPr>
      <w:r w:rsidRPr="00CD2C35">
        <w:rPr>
          <w:b/>
          <w:rPrChange w:id="126" w:author="Автор">
            <w:rPr/>
          </w:rPrChange>
        </w:rPr>
        <w:lastRenderedPageBreak/>
        <w:t>11. Прерывани</w:t>
      </w:r>
      <w:r w:rsidR="00B325D5">
        <w:rPr>
          <w:b/>
        </w:rPr>
        <w:t>е ремонта по инициативе клиента</w:t>
      </w:r>
    </w:p>
    <w:p w14:paraId="203C4BF8" w14:textId="77777777" w:rsidR="00A041EB" w:rsidRPr="00A041EB" w:rsidRDefault="00A041EB" w:rsidP="00A041EB">
      <w:pPr>
        <w:pStyle w:val="a3"/>
        <w:jc w:val="both"/>
      </w:pPr>
      <w:r w:rsidRPr="00A041EB">
        <w:t>11.1. Если клиент требует остановить ремонт до его завершения, сервис вправе предоставить автомобиль в несобранном или частично собранном виде, если дальнейшая сборка невозможна без устранения выявленных дефектов.</w:t>
      </w:r>
    </w:p>
    <w:p w14:paraId="2C5EEC38" w14:textId="77777777" w:rsidR="00A041EB" w:rsidRPr="00A041EB" w:rsidRDefault="00A041EB" w:rsidP="00A041EB">
      <w:pPr>
        <w:pStyle w:val="a3"/>
        <w:jc w:val="both"/>
      </w:pPr>
      <w:r w:rsidRPr="00A041EB">
        <w:t>11.2. Клиент оплачивает все выполненные работы, диагностику, расходные материалы, а также расходы на демонтаж/монтаж, произведённые до момента остановки ремонта.</w:t>
      </w:r>
    </w:p>
    <w:p w14:paraId="159DA773" w14:textId="77777777" w:rsidR="00A041EB" w:rsidRPr="00A041EB" w:rsidRDefault="00A041EB" w:rsidP="00A041EB">
      <w:pPr>
        <w:pStyle w:val="a3"/>
        <w:jc w:val="both"/>
      </w:pPr>
      <w:r w:rsidRPr="00A041EB">
        <w:t>11.3. Сервис не несёт ответственности за последствия эксплуатации автомобиля, собранного не полностью или с выявленными, но не устранёнными дефектами.</w:t>
      </w:r>
    </w:p>
    <w:p w14:paraId="495C2B63" w14:textId="5C683D05" w:rsidR="00A041EB" w:rsidRPr="00CD2C35" w:rsidRDefault="00A041EB" w:rsidP="00A041EB">
      <w:pPr>
        <w:pStyle w:val="a3"/>
        <w:jc w:val="both"/>
        <w:rPr>
          <w:b/>
          <w:rPrChange w:id="127" w:author="Автор">
            <w:rPr/>
          </w:rPrChange>
        </w:rPr>
      </w:pPr>
      <w:r w:rsidRPr="00CD2C35">
        <w:rPr>
          <w:b/>
          <w:rPrChange w:id="128" w:author="Автор">
            <w:rPr/>
          </w:rPrChange>
        </w:rPr>
        <w:t xml:space="preserve">12. </w:t>
      </w:r>
      <w:r w:rsidR="00B325D5">
        <w:rPr>
          <w:b/>
        </w:rPr>
        <w:t>Гарантия</w:t>
      </w:r>
    </w:p>
    <w:p w14:paraId="497F2FF3" w14:textId="47384409" w:rsidR="00A041EB" w:rsidRDefault="00A041EB" w:rsidP="00A041EB">
      <w:pPr>
        <w:pStyle w:val="a3"/>
        <w:jc w:val="both"/>
      </w:pPr>
      <w:r w:rsidRPr="00A041EB">
        <w:t>12.1. Гарантия на работы предоставляется при условии соблюдения рекомендаций сервиса и отсутствия стороннего вмешательства (VÕS § 6</w:t>
      </w:r>
      <w:ins w:id="129" w:author="Автор">
        <w:r w:rsidR="002A7F2B">
          <w:t>50</w:t>
        </w:r>
      </w:ins>
      <w:del w:id="130" w:author="Автор">
        <w:r w:rsidRPr="00A041EB" w:rsidDel="002A7F2B">
          <w:delText>38</w:delText>
        </w:r>
      </w:del>
      <w:r w:rsidRPr="00A041EB">
        <w:t>).</w:t>
      </w:r>
    </w:p>
    <w:p w14:paraId="1AA23CDD" w14:textId="2C341ADA" w:rsidR="00951943" w:rsidRDefault="00920818" w:rsidP="00951943">
      <w:pPr>
        <w:pStyle w:val="a3"/>
      </w:pPr>
      <w:r>
        <w:t>12.</w:t>
      </w:r>
      <w:r w:rsidRPr="00920818">
        <w:t>2</w:t>
      </w:r>
      <w:r w:rsidR="00951943">
        <w:t>. Для физических лиц устанавливается гарантийный срок:</w:t>
      </w:r>
    </w:p>
    <w:p w14:paraId="5D05AA46" w14:textId="719E27B5" w:rsidR="00951943" w:rsidRPr="00920818" w:rsidRDefault="00920818" w:rsidP="00920818">
      <w:pPr>
        <w:pStyle w:val="a3"/>
      </w:pPr>
      <w:r w:rsidRPr="00920818">
        <w:rPr>
          <w:rStyle w:val="a4"/>
          <w:b w:val="0"/>
          <w:lang w:val="en-US"/>
        </w:rPr>
        <w:t>a</w:t>
      </w:r>
      <w:r w:rsidRPr="00920818">
        <w:rPr>
          <w:rStyle w:val="a4"/>
          <w:b w:val="0"/>
        </w:rPr>
        <w:t xml:space="preserve">) </w:t>
      </w:r>
      <w:r w:rsidR="00951943" w:rsidRPr="00920818">
        <w:rPr>
          <w:rStyle w:val="a4"/>
          <w:b w:val="0"/>
        </w:rPr>
        <w:t>12 месяцев</w:t>
      </w:r>
      <w:r w:rsidR="00951943" w:rsidRPr="00920818">
        <w:t xml:space="preserve"> или</w:t>
      </w:r>
    </w:p>
    <w:p w14:paraId="5496D7D2" w14:textId="47AFFE18" w:rsidR="00951943" w:rsidRDefault="00920818" w:rsidP="00920818">
      <w:pPr>
        <w:pStyle w:val="a3"/>
      </w:pPr>
      <w:r w:rsidRPr="00920818">
        <w:rPr>
          <w:rStyle w:val="a4"/>
          <w:b w:val="0"/>
          <w:lang w:val="en-US"/>
        </w:rPr>
        <w:t>b</w:t>
      </w:r>
      <w:r w:rsidRPr="00920818">
        <w:rPr>
          <w:rStyle w:val="a4"/>
          <w:b w:val="0"/>
        </w:rPr>
        <w:t xml:space="preserve">) </w:t>
      </w:r>
      <w:r w:rsidR="00951943" w:rsidRPr="00920818">
        <w:rPr>
          <w:rStyle w:val="a4"/>
          <w:b w:val="0"/>
        </w:rPr>
        <w:t>20 000 км пробега</w:t>
      </w:r>
      <w:r w:rsidR="00951943" w:rsidRPr="00920818">
        <w:rPr>
          <w:b/>
        </w:rPr>
        <w:t>,</w:t>
      </w:r>
      <w:r w:rsidRPr="00920818">
        <w:t xml:space="preserve"> </w:t>
      </w:r>
      <w:r w:rsidR="00951943" w:rsidRPr="00920818">
        <w:t>в зависимости от того, что наступит раньше.</w:t>
      </w:r>
    </w:p>
    <w:p w14:paraId="674067F1" w14:textId="59E28054" w:rsidR="00920818" w:rsidRDefault="00920818" w:rsidP="00920818">
      <w:pPr>
        <w:pStyle w:val="a3"/>
      </w:pPr>
      <w:r>
        <w:t>1</w:t>
      </w:r>
      <w:r w:rsidRPr="00920818">
        <w:t xml:space="preserve">2.2.1 </w:t>
      </w:r>
      <w:r>
        <w:t>Для юридических лиц устанавливается гарантийный срок:</w:t>
      </w:r>
    </w:p>
    <w:p w14:paraId="2CE0701A" w14:textId="1DD4A5E3" w:rsidR="00920818" w:rsidRPr="00920818" w:rsidRDefault="00920818" w:rsidP="00920818">
      <w:pPr>
        <w:pStyle w:val="a3"/>
      </w:pPr>
      <w:r w:rsidRPr="00920818">
        <w:rPr>
          <w:rStyle w:val="a4"/>
          <w:b w:val="0"/>
          <w:lang w:val="en-US"/>
        </w:rPr>
        <w:t>a</w:t>
      </w:r>
      <w:r w:rsidRPr="00920818">
        <w:rPr>
          <w:rStyle w:val="a4"/>
          <w:b w:val="0"/>
        </w:rPr>
        <w:t xml:space="preserve">) </w:t>
      </w:r>
      <w:r w:rsidRPr="00920818">
        <w:rPr>
          <w:rStyle w:val="a4"/>
          <w:b w:val="0"/>
        </w:rPr>
        <w:t>6 месяцев</w:t>
      </w:r>
      <w:r w:rsidRPr="00920818">
        <w:t xml:space="preserve"> или</w:t>
      </w:r>
    </w:p>
    <w:p w14:paraId="59C4D5ED" w14:textId="3A7BC47A" w:rsidR="00920818" w:rsidRPr="00920818" w:rsidRDefault="00920818" w:rsidP="00920818">
      <w:pPr>
        <w:pStyle w:val="a3"/>
      </w:pPr>
      <w:r w:rsidRPr="00920818">
        <w:rPr>
          <w:rStyle w:val="a4"/>
          <w:b w:val="0"/>
          <w:lang w:val="en-US"/>
        </w:rPr>
        <w:t>b</w:t>
      </w:r>
      <w:r w:rsidRPr="00920818">
        <w:rPr>
          <w:rStyle w:val="a4"/>
          <w:b w:val="0"/>
        </w:rPr>
        <w:t xml:space="preserve">) </w:t>
      </w:r>
      <w:r w:rsidRPr="00920818">
        <w:rPr>
          <w:rStyle w:val="a4"/>
          <w:b w:val="0"/>
        </w:rPr>
        <w:t>10 000 км пробега</w:t>
      </w:r>
      <w:r w:rsidRPr="00920818">
        <w:rPr>
          <w:b/>
        </w:rPr>
        <w:t>,</w:t>
      </w:r>
      <w:r w:rsidRPr="00920818">
        <w:t xml:space="preserve"> </w:t>
      </w:r>
      <w:r>
        <w:t xml:space="preserve">в зависимости от того, </w:t>
      </w:r>
      <w:r w:rsidRPr="00920818">
        <w:t>что наступит раньше.</w:t>
      </w:r>
    </w:p>
    <w:p w14:paraId="76A6B6B0" w14:textId="0B2C7CCE" w:rsidR="00A041EB" w:rsidRPr="00A041EB" w:rsidRDefault="001C0FB9" w:rsidP="00A041EB">
      <w:pPr>
        <w:pStyle w:val="a3"/>
        <w:jc w:val="both"/>
      </w:pPr>
      <w:r>
        <w:t>12.3</w:t>
      </w:r>
      <w:r w:rsidR="00A041EB" w:rsidRPr="00A041EB">
        <w:t>. Гарантия не распространяется, если:</w:t>
      </w:r>
    </w:p>
    <w:p w14:paraId="74BB86D4" w14:textId="77777777" w:rsidR="00A041EB" w:rsidRPr="00A041EB" w:rsidRDefault="00A041EB" w:rsidP="00A041EB">
      <w:pPr>
        <w:pStyle w:val="a3"/>
        <w:jc w:val="both"/>
      </w:pPr>
      <w:r w:rsidRPr="00A041EB">
        <w:t>a) клиент использовал собственные запчасти;</w:t>
      </w:r>
    </w:p>
    <w:p w14:paraId="59306DD2" w14:textId="77777777" w:rsidR="00A041EB" w:rsidRPr="00A041EB" w:rsidRDefault="00A041EB" w:rsidP="00A041EB">
      <w:pPr>
        <w:pStyle w:val="a3"/>
        <w:jc w:val="both"/>
      </w:pPr>
      <w:r w:rsidRPr="00A041EB">
        <w:t>b) клиент запрещал тест-драйв;</w:t>
      </w:r>
    </w:p>
    <w:p w14:paraId="31F20667" w14:textId="77777777" w:rsidR="00A041EB" w:rsidRPr="00A041EB" w:rsidRDefault="00A041EB" w:rsidP="00A041EB">
      <w:pPr>
        <w:pStyle w:val="a3"/>
        <w:jc w:val="both"/>
      </w:pPr>
      <w:r w:rsidRPr="00A041EB">
        <w:t>c) были вмешательства третьих лиц после ремонта;</w:t>
      </w:r>
    </w:p>
    <w:p w14:paraId="2CEC7396" w14:textId="6DEFFBDB" w:rsidR="00A041EB" w:rsidRPr="00A041EB" w:rsidRDefault="00A041EB" w:rsidP="00A041EB">
      <w:pPr>
        <w:pStyle w:val="a3"/>
        <w:jc w:val="both"/>
      </w:pPr>
      <w:r w:rsidRPr="00A041EB">
        <w:t>d) неисправность возникла из-за неправильной эксплуатации</w:t>
      </w:r>
      <w:del w:id="131" w:author="Автор">
        <w:r w:rsidRPr="00A041EB" w:rsidDel="002A7F2B">
          <w:delText xml:space="preserve"> (VÕS § 640)</w:delText>
        </w:r>
      </w:del>
      <w:r w:rsidRPr="00A041EB">
        <w:t>.</w:t>
      </w:r>
    </w:p>
    <w:p w14:paraId="584DA50D" w14:textId="1CA116B3" w:rsidR="00A041EB" w:rsidRPr="00A041EB" w:rsidRDefault="001C0FB9" w:rsidP="00A041EB">
      <w:pPr>
        <w:pStyle w:val="a3"/>
        <w:jc w:val="both"/>
      </w:pPr>
      <w:r>
        <w:t>12.4</w:t>
      </w:r>
      <w:r w:rsidR="00A041EB" w:rsidRPr="00A041EB">
        <w:t>. Гарантия не распространяется на любые б</w:t>
      </w:r>
      <w:ins w:id="132" w:author="Автор">
        <w:r w:rsidR="002A7F2B">
          <w:t>ывшие в употреб</w:t>
        </w:r>
        <w:del w:id="133" w:author="Автор">
          <w:r w:rsidR="002A7F2B" w:rsidDel="00CD2C35">
            <w:delText>о</w:delText>
          </w:r>
        </w:del>
        <w:r w:rsidR="002A7F2B">
          <w:t>лении (использованные)</w:t>
        </w:r>
      </w:ins>
      <w:del w:id="134" w:author="Автор">
        <w:r w:rsidR="00A041EB" w:rsidRPr="00A041EB" w:rsidDel="002A7F2B">
          <w:delText>/у</w:delText>
        </w:r>
      </w:del>
      <w:r w:rsidR="00A041EB" w:rsidRPr="00A041EB">
        <w:t xml:space="preserve"> </w:t>
      </w:r>
      <w:del w:id="135" w:author="Автор">
        <w:r w:rsidR="00A041EB" w:rsidRPr="00A041EB" w:rsidDel="002A7F2B">
          <w:delText>(kasutatud)</w:delText>
        </w:r>
      </w:del>
      <w:r w:rsidR="00A041EB" w:rsidRPr="00A041EB">
        <w:t xml:space="preserve"> детали, </w:t>
      </w:r>
      <w:ins w:id="136" w:author="Автор">
        <w:r w:rsidR="00CD2C35">
          <w:t xml:space="preserve">даже </w:t>
        </w:r>
      </w:ins>
      <w:del w:id="137" w:author="Автор">
        <w:r w:rsidR="00A041EB" w:rsidRPr="00A041EB" w:rsidDel="002A7F2B">
          <w:delText xml:space="preserve">даже </w:delText>
        </w:r>
      </w:del>
      <w:r w:rsidR="00A041EB" w:rsidRPr="00A041EB">
        <w:t>если они заказаны сервисом по просьбе клиента (VÕS § 6</w:t>
      </w:r>
      <w:ins w:id="138" w:author="Автор">
        <w:r w:rsidR="002A7F2B">
          <w:t>41</w:t>
        </w:r>
      </w:ins>
      <w:del w:id="139" w:author="Автор">
        <w:r w:rsidR="00A041EB" w:rsidRPr="00A041EB" w:rsidDel="002A7F2B">
          <w:delText>38</w:delText>
        </w:r>
      </w:del>
      <w:r w:rsidR="00A041EB" w:rsidRPr="00A041EB">
        <w:t xml:space="preserve"> lg 3).</w:t>
      </w:r>
    </w:p>
    <w:p w14:paraId="65D4007F" w14:textId="7A874400" w:rsidR="00A041EB" w:rsidRPr="00A041EB" w:rsidRDefault="001C0FB9" w:rsidP="00A041EB">
      <w:pPr>
        <w:pStyle w:val="a3"/>
        <w:jc w:val="both"/>
      </w:pPr>
      <w:r>
        <w:t>12.5</w:t>
      </w:r>
      <w:r w:rsidR="00A041EB" w:rsidRPr="00A041EB">
        <w:t>. Сервис категорически рекомендует выполнять ремонт только с использованием новых оригинальных деталей.</w:t>
      </w:r>
    </w:p>
    <w:p w14:paraId="2E218620" w14:textId="2F466B7F" w:rsidR="00A041EB" w:rsidRPr="00A041EB" w:rsidRDefault="001C0FB9" w:rsidP="00A041EB">
      <w:pPr>
        <w:pStyle w:val="a3"/>
        <w:jc w:val="both"/>
      </w:pPr>
      <w:r>
        <w:t>12.6</w:t>
      </w:r>
      <w:r w:rsidR="00A041EB" w:rsidRPr="00A041EB">
        <w:t>. Сервис не несёт ответственность за выход из строя старых или сильно изношенных агрегатов, если дефект проявился после ремонта смежных узлов и не является следствием выполненной работы.</w:t>
      </w:r>
    </w:p>
    <w:p w14:paraId="05B9502C" w14:textId="77777777" w:rsidR="001C0FB9" w:rsidRDefault="001C0FB9" w:rsidP="00A041EB">
      <w:pPr>
        <w:pStyle w:val="a3"/>
        <w:jc w:val="both"/>
        <w:rPr>
          <w:b/>
        </w:rPr>
      </w:pPr>
    </w:p>
    <w:p w14:paraId="7EA7D70B" w14:textId="77777777" w:rsidR="00B325D5" w:rsidRDefault="00B325D5" w:rsidP="00A041EB">
      <w:pPr>
        <w:pStyle w:val="a3"/>
        <w:jc w:val="both"/>
        <w:rPr>
          <w:b/>
        </w:rPr>
      </w:pPr>
    </w:p>
    <w:p w14:paraId="3B2FD1AE" w14:textId="01A3A970" w:rsidR="00A041EB" w:rsidRPr="00CD2C35" w:rsidRDefault="00A041EB" w:rsidP="00A041EB">
      <w:pPr>
        <w:pStyle w:val="a3"/>
        <w:jc w:val="both"/>
        <w:rPr>
          <w:b/>
          <w:rPrChange w:id="140" w:author="Автор">
            <w:rPr/>
          </w:rPrChange>
        </w:rPr>
      </w:pPr>
      <w:r w:rsidRPr="00CD2C35">
        <w:rPr>
          <w:b/>
          <w:rPrChange w:id="141" w:author="Автор">
            <w:rPr/>
          </w:rPrChange>
        </w:rPr>
        <w:lastRenderedPageBreak/>
        <w:t xml:space="preserve">13. </w:t>
      </w:r>
      <w:r w:rsidR="00B325D5">
        <w:rPr>
          <w:b/>
        </w:rPr>
        <w:t>Ограничение ответственности</w:t>
      </w:r>
    </w:p>
    <w:p w14:paraId="75E5431F" w14:textId="77777777" w:rsidR="00A041EB" w:rsidRPr="00A041EB" w:rsidRDefault="00A041EB" w:rsidP="00A041EB">
      <w:pPr>
        <w:pStyle w:val="a3"/>
        <w:jc w:val="both"/>
      </w:pPr>
      <w:r w:rsidRPr="00A041EB">
        <w:t>13.1. Сервис несёт ответственность за причинённый ущерб в объёме, установленном VÕS и Tarbijakaitseseadus.</w:t>
      </w:r>
    </w:p>
    <w:p w14:paraId="5F645437" w14:textId="16820E8E" w:rsidR="00A041EB" w:rsidRPr="00A041EB" w:rsidRDefault="00A041EB" w:rsidP="00A041EB">
      <w:pPr>
        <w:pStyle w:val="a3"/>
        <w:jc w:val="both"/>
      </w:pPr>
      <w:r w:rsidRPr="00A041EB">
        <w:t>13.2. Насколько это допускается законом, сервис не несёт ответственности за косвенный ущерб, включая упущенную выгоду, расходы на такси/аренду авто, потерю времени и сопутствующие неудобства</w:t>
      </w:r>
      <w:del w:id="142" w:author="Автор">
        <w:r w:rsidRPr="00A041EB" w:rsidDel="00683C8F">
          <w:delText xml:space="preserve"> (VÕS § 127)</w:delText>
        </w:r>
      </w:del>
      <w:r w:rsidRPr="00A041EB">
        <w:t>.</w:t>
      </w:r>
    </w:p>
    <w:p w14:paraId="38E103C1" w14:textId="01884142" w:rsidR="00A041EB" w:rsidRPr="00A041EB" w:rsidRDefault="00A041EB" w:rsidP="00A041EB">
      <w:pPr>
        <w:pStyle w:val="a3"/>
        <w:jc w:val="both"/>
      </w:pPr>
      <w:r w:rsidRPr="00A041EB">
        <w:t xml:space="preserve">13.3. Данные Условия не ограничивают ответственность сервиса в случаях умысла, грубой </w:t>
      </w:r>
      <w:del w:id="143" w:author="Автор">
        <w:r w:rsidRPr="00A041EB" w:rsidDel="00683C8F">
          <w:delText xml:space="preserve">неосторожности </w:delText>
        </w:r>
      </w:del>
      <w:ins w:id="144" w:author="Автор">
        <w:r w:rsidR="00683C8F">
          <w:t>небрежности</w:t>
        </w:r>
        <w:r w:rsidR="00683C8F" w:rsidRPr="00A041EB">
          <w:t xml:space="preserve"> </w:t>
        </w:r>
      </w:ins>
      <w:r w:rsidRPr="00A041EB">
        <w:t>или</w:t>
      </w:r>
      <w:ins w:id="145" w:author="Автор">
        <w:r w:rsidR="00683C8F">
          <w:t xml:space="preserve"> причинения</w:t>
        </w:r>
      </w:ins>
      <w:r w:rsidRPr="00A041EB">
        <w:t xml:space="preserve"> вреда жизни и здоровью.</w:t>
      </w:r>
    </w:p>
    <w:p w14:paraId="2DE0B7F5" w14:textId="77777777" w:rsidR="00A041EB" w:rsidRPr="00A041EB" w:rsidRDefault="00A041EB" w:rsidP="00A041EB">
      <w:pPr>
        <w:pStyle w:val="a3"/>
        <w:jc w:val="both"/>
      </w:pPr>
      <w:r w:rsidRPr="00A041EB">
        <w:t>13.4. Сервис не несёт ответственность за неисправности, вызванные естественным износом компонентов, не подвергшихся ремонту.</w:t>
      </w:r>
    </w:p>
    <w:p w14:paraId="4AAC4B13" w14:textId="77777777" w:rsidR="00A041EB" w:rsidRPr="00A041EB" w:rsidRDefault="00A041EB" w:rsidP="00A041EB">
      <w:pPr>
        <w:pStyle w:val="a3"/>
        <w:jc w:val="both"/>
      </w:pPr>
      <w:r w:rsidRPr="00A041EB">
        <w:t>13.5. Сервис не несёт ответственность за изменение стоимости деталей поставщиком. Клиент оплачивает фактическую цену по счету-подтверждению поставщика.</w:t>
      </w:r>
    </w:p>
    <w:p w14:paraId="5C40EC97" w14:textId="7327F9A9" w:rsidR="003E28B8" w:rsidRPr="001C0FB9" w:rsidRDefault="00A041EB" w:rsidP="00A041EB">
      <w:pPr>
        <w:pStyle w:val="a3"/>
        <w:jc w:val="both"/>
        <w:rPr>
          <w:b/>
          <w:lang w:val="en-US"/>
          <w:rPrChange w:id="146" w:author="Автор">
            <w:rPr/>
          </w:rPrChange>
        </w:rPr>
      </w:pPr>
      <w:r w:rsidRPr="001C0FB9">
        <w:rPr>
          <w:b/>
          <w:lang w:val="en-US"/>
          <w:rPrChange w:id="147" w:author="Автор">
            <w:rPr/>
          </w:rPrChange>
        </w:rPr>
        <w:t xml:space="preserve">14. </w:t>
      </w:r>
      <w:r w:rsidRPr="00CD2C35">
        <w:rPr>
          <w:b/>
          <w:rPrChange w:id="148" w:author="Автор">
            <w:rPr/>
          </w:rPrChange>
        </w:rPr>
        <w:t>Аванс</w:t>
      </w:r>
      <w:r w:rsidRPr="001C0FB9">
        <w:rPr>
          <w:b/>
          <w:lang w:val="en-US"/>
          <w:rPrChange w:id="149" w:author="Автор">
            <w:rPr/>
          </w:rPrChange>
        </w:rPr>
        <w:t xml:space="preserve"> </w:t>
      </w:r>
      <w:r w:rsidRPr="00CD2C35">
        <w:rPr>
          <w:b/>
          <w:rPrChange w:id="150" w:author="Автор">
            <w:rPr/>
          </w:rPrChange>
        </w:rPr>
        <w:t>и</w:t>
      </w:r>
      <w:r w:rsidRPr="001C0FB9">
        <w:rPr>
          <w:b/>
          <w:lang w:val="en-US"/>
          <w:rPrChange w:id="151" w:author="Автор">
            <w:rPr/>
          </w:rPrChange>
        </w:rPr>
        <w:t xml:space="preserve"> </w:t>
      </w:r>
      <w:r w:rsidRPr="00CD2C35">
        <w:rPr>
          <w:b/>
          <w:rPrChange w:id="152" w:author="Автор">
            <w:rPr/>
          </w:rPrChange>
        </w:rPr>
        <w:t>оплата</w:t>
      </w:r>
    </w:p>
    <w:p w14:paraId="2334E6BD" w14:textId="757FC71E" w:rsidR="00A041EB" w:rsidRPr="00A041EB" w:rsidRDefault="00A041EB" w:rsidP="00A041EB">
      <w:pPr>
        <w:pStyle w:val="a3"/>
        <w:jc w:val="both"/>
      </w:pPr>
      <w:r w:rsidRPr="00A041EB">
        <w:t>14.1. Сервис вправе требовать аванс</w:t>
      </w:r>
      <w:ins w:id="153" w:author="Автор">
        <w:r w:rsidR="00683C8F">
          <w:t xml:space="preserve"> (предоплату)</w:t>
        </w:r>
      </w:ins>
      <w:r w:rsidRPr="00A041EB">
        <w:t xml:space="preserve"> перед началом работ или заказом деталей</w:t>
      </w:r>
      <w:del w:id="154" w:author="Автор">
        <w:r w:rsidRPr="00A041EB" w:rsidDel="00683C8F">
          <w:delText xml:space="preserve"> (VÕS § 367)</w:delText>
        </w:r>
      </w:del>
      <w:r w:rsidRPr="00A041EB">
        <w:t>.</w:t>
      </w:r>
    </w:p>
    <w:p w14:paraId="5C05D674" w14:textId="15A745AF" w:rsidR="00A041EB" w:rsidRPr="00A041EB" w:rsidRDefault="00A041EB" w:rsidP="00A041EB">
      <w:pPr>
        <w:pStyle w:val="a3"/>
        <w:jc w:val="both"/>
      </w:pPr>
      <w:r w:rsidRPr="00A041EB">
        <w:t>14.2. В случае отказа клиента оплатить аванс сервис вправе отказаться от выполнения работ</w:t>
      </w:r>
      <w:del w:id="155" w:author="Автор">
        <w:r w:rsidRPr="00A041EB" w:rsidDel="00683C8F">
          <w:delText xml:space="preserve"> (VÕS § 116)</w:delText>
        </w:r>
      </w:del>
      <w:r w:rsidRPr="00A041EB">
        <w:t>.</w:t>
      </w:r>
    </w:p>
    <w:p w14:paraId="2F93750A" w14:textId="395C223F" w:rsidR="00A041EB" w:rsidRPr="00A041EB" w:rsidRDefault="00A041EB" w:rsidP="00A041EB">
      <w:pPr>
        <w:pStyle w:val="a3"/>
        <w:jc w:val="both"/>
      </w:pPr>
      <w:r w:rsidRPr="00A041EB">
        <w:t>14.3. При отказе клиента от ремонта после диагностики оплачиваются фактически выполненные работы и израсходованные материалы</w:t>
      </w:r>
      <w:del w:id="156" w:author="Автор">
        <w:r w:rsidRPr="00A041EB" w:rsidDel="00683C8F">
          <w:delText xml:space="preserve"> (VÕS § 29)</w:delText>
        </w:r>
      </w:del>
      <w:r w:rsidRPr="00A041EB">
        <w:t>.</w:t>
      </w:r>
    </w:p>
    <w:p w14:paraId="14489EE8" w14:textId="6A152C92" w:rsidR="00A041EB" w:rsidRPr="00A041EB" w:rsidRDefault="00A041EB" w:rsidP="00A041EB">
      <w:pPr>
        <w:pStyle w:val="a3"/>
        <w:jc w:val="both"/>
      </w:pPr>
      <w:r w:rsidRPr="00A041EB">
        <w:t xml:space="preserve">14.4. Автомобиль </w:t>
      </w:r>
      <w:del w:id="157" w:author="Автор">
        <w:r w:rsidRPr="00A041EB" w:rsidDel="00683C8F">
          <w:delText xml:space="preserve">выдаётся </w:delText>
        </w:r>
      </w:del>
      <w:ins w:id="158" w:author="Автор">
        <w:r w:rsidR="00683C8F">
          <w:t>передается клиенту</w:t>
        </w:r>
        <w:r w:rsidR="00683C8F" w:rsidRPr="00A041EB">
          <w:t xml:space="preserve"> </w:t>
        </w:r>
        <w:r w:rsidR="00250BD8">
          <w:t xml:space="preserve">на основании акта выполненных работ </w:t>
        </w:r>
      </w:ins>
      <w:del w:id="159" w:author="Автор">
        <w:r w:rsidRPr="00A041EB" w:rsidDel="00250BD8">
          <w:delText xml:space="preserve">только </w:delText>
        </w:r>
      </w:del>
      <w:r w:rsidRPr="00A041EB">
        <w:t>после полно</w:t>
      </w:r>
      <w:ins w:id="160" w:author="Автор">
        <w:r w:rsidR="00250BD8">
          <w:t>й</w:t>
        </w:r>
      </w:ins>
      <w:del w:id="161" w:author="Автор">
        <w:r w:rsidRPr="00A041EB" w:rsidDel="00250BD8">
          <w:delText>го</w:delText>
        </w:r>
      </w:del>
      <w:r w:rsidRPr="00A041EB">
        <w:t xml:space="preserve"> </w:t>
      </w:r>
      <w:del w:id="162" w:author="Автор">
        <w:r w:rsidRPr="00A041EB" w:rsidDel="00250BD8">
          <w:delText xml:space="preserve">расчёта </w:delText>
        </w:r>
      </w:del>
      <w:ins w:id="163" w:author="Автор">
        <w:r w:rsidR="00250BD8">
          <w:t>оплаты клиентом услуг,</w:t>
        </w:r>
        <w:r w:rsidR="00250BD8" w:rsidRPr="00A041EB">
          <w:t xml:space="preserve"> </w:t>
        </w:r>
        <w:r w:rsidR="00250BD8">
          <w:t xml:space="preserve">оказанных сервисом </w:t>
        </w:r>
      </w:ins>
      <w:r w:rsidRPr="00A041EB">
        <w:t xml:space="preserve">(VÕS § </w:t>
      </w:r>
      <w:ins w:id="164" w:author="Автор">
        <w:r w:rsidR="001F5775">
          <w:rPr>
            <w:lang w:val="et-EE"/>
          </w:rPr>
          <w:t>637 lg 4</w:t>
        </w:r>
      </w:ins>
      <w:del w:id="165" w:author="Автор">
        <w:r w:rsidRPr="00A041EB" w:rsidDel="001F5775">
          <w:delText>110</w:delText>
        </w:r>
      </w:del>
      <w:r w:rsidRPr="00A041EB">
        <w:t>).</w:t>
      </w:r>
    </w:p>
    <w:p w14:paraId="750C5281" w14:textId="4C029BC3" w:rsidR="00A041EB" w:rsidRDefault="00A041EB" w:rsidP="00A041EB">
      <w:pPr>
        <w:pStyle w:val="a3"/>
        <w:jc w:val="both"/>
      </w:pPr>
      <w:r w:rsidRPr="00A041EB">
        <w:t>14.5. Подтверждение стоимости работ</w:t>
      </w:r>
      <w:ins w:id="166" w:author="Автор">
        <w:r w:rsidR="001F5775">
          <w:rPr>
            <w:lang w:val="et-EE"/>
          </w:rPr>
          <w:t xml:space="preserve"> </w:t>
        </w:r>
        <w:r w:rsidR="001F5775">
          <w:t>в письменно воспроизводимой форме, в т.ч.</w:t>
        </w:r>
      </w:ins>
      <w:r w:rsidRPr="00A041EB">
        <w:t xml:space="preserve"> </w:t>
      </w:r>
      <w:del w:id="167" w:author="Автор">
        <w:r w:rsidRPr="00A041EB" w:rsidDel="001F5775">
          <w:delText xml:space="preserve">по телефону, </w:delText>
        </w:r>
      </w:del>
      <w:r w:rsidRPr="00A041EB">
        <w:t>SMS, e-mail или мессенджер</w:t>
      </w:r>
      <w:ins w:id="168" w:author="Автор">
        <w:r w:rsidR="001F5775">
          <w:t>,</w:t>
        </w:r>
      </w:ins>
      <w:del w:id="169" w:author="Автор">
        <w:r w:rsidRPr="00A041EB" w:rsidDel="001F5775">
          <w:delText>у</w:delText>
        </w:r>
      </w:del>
      <w:r w:rsidRPr="00A041EB">
        <w:t xml:space="preserve"> считается юридически значимым согласием клиента.</w:t>
      </w:r>
    </w:p>
    <w:p w14:paraId="1B1E637B" w14:textId="71BE2B5E" w:rsidR="003E28B8" w:rsidRPr="00A041EB" w:rsidRDefault="003E28B8" w:rsidP="00A041EB">
      <w:pPr>
        <w:pStyle w:val="a3"/>
        <w:jc w:val="both"/>
      </w:pPr>
      <w:r>
        <w:t>1</w:t>
      </w:r>
      <w:r>
        <w:rPr>
          <w:lang w:val="et-EE"/>
        </w:rPr>
        <w:t xml:space="preserve">4.6. </w:t>
      </w:r>
      <w:r>
        <w:t>Оплата за выполненные работы и поставленные з</w:t>
      </w:r>
      <w:r w:rsidRPr="003E28B8">
        <w:t>апчасти производится наличными либо переводом на расчётный счёт A</w:t>
      </w:r>
      <w:r>
        <w:t>net Eesti OÜ</w:t>
      </w:r>
      <w:r w:rsidRPr="003E28B8">
        <w:t>. В случае несвоевременной оплаты счета к задолженности применяются пени за просрочку, указанные в соответствующем счёте.</w:t>
      </w:r>
    </w:p>
    <w:p w14:paraId="18657F78" w14:textId="52D3051A" w:rsidR="00CD2C35" w:rsidRDefault="00951943" w:rsidP="00A041EB">
      <w:pPr>
        <w:pStyle w:val="a3"/>
        <w:jc w:val="both"/>
      </w:pPr>
      <w:r>
        <w:t>14.</w:t>
      </w:r>
      <w:r w:rsidR="003E28B8">
        <w:rPr>
          <w:lang w:val="et-EE"/>
        </w:rPr>
        <w:t>7</w:t>
      </w:r>
      <w:r w:rsidR="00A041EB" w:rsidRPr="00A041EB">
        <w:t>. Сервис не несёт ответственность за задержки, вызванные форс-мажорами: отключением электричества, авариями, погодными условиями, логистическими сбоями, эпидемиями, чрезвычайными ситуациями</w:t>
      </w:r>
      <w:ins w:id="170" w:author="Автор">
        <w:r w:rsidR="00CD2C35">
          <w:t>.</w:t>
        </w:r>
      </w:ins>
    </w:p>
    <w:p w14:paraId="00EA9642" w14:textId="495D4C55" w:rsidR="000F5188" w:rsidRDefault="000F5188" w:rsidP="00A041EB">
      <w:pPr>
        <w:pStyle w:val="a3"/>
        <w:jc w:val="both"/>
        <w:rPr>
          <w:ins w:id="171" w:author="Автор"/>
        </w:rPr>
      </w:pPr>
      <w:r>
        <w:t>14</w:t>
      </w:r>
      <w:r w:rsidRPr="000F5188">
        <w:t>.</w:t>
      </w:r>
      <w:r w:rsidR="003E28B8">
        <w:rPr>
          <w:lang w:val="et-EE"/>
        </w:rPr>
        <w:t>8</w:t>
      </w:r>
      <w:r w:rsidRPr="000F5188">
        <w:t>. Право собс</w:t>
      </w:r>
      <w:r>
        <w:t>твенности на заказанные сервисом запчасти переходит к к</w:t>
      </w:r>
      <w:r w:rsidRPr="000F5188">
        <w:t xml:space="preserve">лиенту только после их полной оплаты. До момента полной оплаты установленных запчастей </w:t>
      </w:r>
      <w:r>
        <w:t>сервис</w:t>
      </w:r>
      <w:r w:rsidRPr="000F5188">
        <w:t xml:space="preserve"> сохраняет за собой право собственности на указанные запчасти. В случае </w:t>
      </w:r>
      <w:r>
        <w:t xml:space="preserve">неоплаты сервис </w:t>
      </w:r>
      <w:r w:rsidRPr="000F5188">
        <w:t>вправе демонтировать неоплаченные зап</w:t>
      </w:r>
      <w:r>
        <w:t>части с транспортного средства к</w:t>
      </w:r>
      <w:r w:rsidRPr="000F5188">
        <w:t>лиента.</w:t>
      </w:r>
    </w:p>
    <w:p w14:paraId="318F982A" w14:textId="604028AE" w:rsidR="001F5775" w:rsidDel="00BC3FC3" w:rsidRDefault="00A041EB" w:rsidP="00A041EB">
      <w:pPr>
        <w:pStyle w:val="a3"/>
        <w:jc w:val="both"/>
        <w:rPr>
          <w:del w:id="172" w:author="Автор"/>
        </w:rPr>
      </w:pPr>
      <w:del w:id="173" w:author="Автор">
        <w:r w:rsidRPr="00A041EB" w:rsidDel="00CD2C35">
          <w:delText>.</w:delText>
        </w:r>
      </w:del>
    </w:p>
    <w:p w14:paraId="43E62706" w14:textId="276C7179" w:rsidR="00BC3FC3" w:rsidRPr="00A041EB" w:rsidRDefault="00BC3FC3" w:rsidP="00A041EB">
      <w:pPr>
        <w:pStyle w:val="a3"/>
        <w:jc w:val="both"/>
        <w:rPr>
          <w:ins w:id="174" w:author="Автор"/>
        </w:rPr>
      </w:pPr>
      <w:ins w:id="175" w:author="Автор">
        <w:r>
          <w:t>14.</w:t>
        </w:r>
      </w:ins>
      <w:r w:rsidR="003E28B8">
        <w:rPr>
          <w:lang w:val="en-US"/>
        </w:rPr>
        <w:t>9</w:t>
      </w:r>
      <w:ins w:id="176" w:author="Автор">
        <w:r>
          <w:t xml:space="preserve">. </w:t>
        </w:r>
        <w:r w:rsidR="00D802E9" w:rsidRPr="00D802E9">
          <w:t xml:space="preserve">Сервис </w:t>
        </w:r>
        <w:r w:rsidR="00D802E9">
          <w:t>имеет</w:t>
        </w:r>
        <w:r w:rsidR="00D802E9" w:rsidRPr="00D802E9">
          <w:t xml:space="preserve"> залогов</w:t>
        </w:r>
        <w:r w:rsidR="00D802E9">
          <w:t>ое</w:t>
        </w:r>
        <w:r w:rsidR="00D802E9" w:rsidRPr="00D802E9">
          <w:t xml:space="preserve"> право на находящиеся </w:t>
        </w:r>
        <w:r w:rsidR="00D802E9">
          <w:t>в его</w:t>
        </w:r>
        <w:r w:rsidR="00D802E9" w:rsidRPr="00D802E9">
          <w:t xml:space="preserve"> владении движимые вещи клиента, изготовленные, отремонтированные или переработанные сервисом в рамках выполнения работ, </w:t>
        </w:r>
        <w:r w:rsidR="00D802E9">
          <w:t xml:space="preserve">для </w:t>
        </w:r>
        <w:r w:rsidR="00D802E9" w:rsidRPr="00D802E9">
          <w:t>обеспечения требований сервиса</w:t>
        </w:r>
        <w:r w:rsidR="00D802E9">
          <w:t xml:space="preserve"> против клиента, следующих из договора</w:t>
        </w:r>
        <w:r w:rsidR="003F207A">
          <w:t xml:space="preserve"> (</w:t>
        </w:r>
        <w:r w:rsidR="003F207A">
          <w:rPr>
            <w:lang w:val="en-US"/>
          </w:rPr>
          <w:t>V</w:t>
        </w:r>
        <w:r w:rsidR="003F207A">
          <w:rPr>
            <w:lang w:val="et-EE"/>
          </w:rPr>
          <w:t>ÕS 654 lg 1)</w:t>
        </w:r>
        <w:r w:rsidR="00D802E9" w:rsidRPr="00D802E9">
          <w:t>.</w:t>
        </w:r>
      </w:ins>
    </w:p>
    <w:p w14:paraId="00FA30C6" w14:textId="3B5C8E18" w:rsidR="00A041EB" w:rsidRPr="00CD2C35" w:rsidRDefault="00A041EB" w:rsidP="00A041EB">
      <w:pPr>
        <w:pStyle w:val="a3"/>
        <w:jc w:val="both"/>
        <w:rPr>
          <w:b/>
          <w:rPrChange w:id="177" w:author="Автор">
            <w:rPr/>
          </w:rPrChange>
        </w:rPr>
      </w:pPr>
      <w:r w:rsidRPr="00CD2C35">
        <w:rPr>
          <w:b/>
          <w:rPrChange w:id="178" w:author="Автор">
            <w:rPr/>
          </w:rPrChange>
        </w:rPr>
        <w:lastRenderedPageBreak/>
        <w:t xml:space="preserve">15. </w:t>
      </w:r>
      <w:r w:rsidR="00B325D5">
        <w:rPr>
          <w:b/>
        </w:rPr>
        <w:t>Готовность и хранение</w:t>
      </w:r>
    </w:p>
    <w:p w14:paraId="0B35F495" w14:textId="48C70A0D" w:rsidR="00A041EB" w:rsidRPr="00A041EB" w:rsidRDefault="00A041EB" w:rsidP="00A041EB">
      <w:pPr>
        <w:pStyle w:val="a3"/>
        <w:jc w:val="both"/>
      </w:pPr>
      <w:r w:rsidRPr="00A041EB">
        <w:t>15.1. Сроки ремонта ориентировочные и могут изменяться по объективным причинам</w:t>
      </w:r>
      <w:del w:id="179" w:author="Автор">
        <w:r w:rsidRPr="00A041EB" w:rsidDel="001F5775">
          <w:delText xml:space="preserve"> (VÕS § 633)</w:delText>
        </w:r>
      </w:del>
      <w:r w:rsidRPr="00A041EB">
        <w:t>.</w:t>
      </w:r>
    </w:p>
    <w:p w14:paraId="58557BD2" w14:textId="77777777" w:rsidR="00A041EB" w:rsidRPr="00A041EB" w:rsidRDefault="00A041EB" w:rsidP="00A041EB">
      <w:pPr>
        <w:pStyle w:val="a3"/>
        <w:jc w:val="both"/>
      </w:pPr>
      <w:r w:rsidRPr="00A041EB">
        <w:t>15.2. Клиент обязан забрать автомобиль в течение 2 рабочих дней после уведомления о готовности.</w:t>
      </w:r>
    </w:p>
    <w:p w14:paraId="4B56A459" w14:textId="65820A03" w:rsidR="00A041EB" w:rsidRPr="00A041EB" w:rsidRDefault="00A041EB" w:rsidP="00A041EB">
      <w:pPr>
        <w:pStyle w:val="a3"/>
        <w:jc w:val="both"/>
      </w:pPr>
      <w:r w:rsidRPr="00A041EB">
        <w:t>15.3. По истечении указанного срока сервис вправе взимать плату за хранение</w:t>
      </w:r>
      <w:del w:id="180" w:author="Автор">
        <w:r w:rsidRPr="00A041EB" w:rsidDel="001F5775">
          <w:delText xml:space="preserve"> (VÕS § 306)</w:delText>
        </w:r>
      </w:del>
      <w:r w:rsidRPr="00A041EB">
        <w:t>.</w:t>
      </w:r>
    </w:p>
    <w:p w14:paraId="45E19DCE" w14:textId="0712F886" w:rsidR="00A041EB" w:rsidRPr="00CD2C35" w:rsidRDefault="00A041EB" w:rsidP="00A041EB">
      <w:pPr>
        <w:pStyle w:val="a3"/>
        <w:jc w:val="both"/>
        <w:rPr>
          <w:b/>
          <w:rPrChange w:id="181" w:author="Автор">
            <w:rPr/>
          </w:rPrChange>
        </w:rPr>
      </w:pPr>
      <w:r w:rsidRPr="00CD2C35">
        <w:rPr>
          <w:b/>
          <w:rPrChange w:id="182" w:author="Автор">
            <w:rPr/>
          </w:rPrChange>
        </w:rPr>
        <w:t xml:space="preserve">16. </w:t>
      </w:r>
      <w:r w:rsidR="00B325D5">
        <w:rPr>
          <w:b/>
        </w:rPr>
        <w:t>Снятые запчасти</w:t>
      </w:r>
    </w:p>
    <w:p w14:paraId="09D8D65A" w14:textId="391B3CE1" w:rsidR="00A041EB" w:rsidRPr="00A041EB" w:rsidRDefault="00A041EB" w:rsidP="00A041EB">
      <w:pPr>
        <w:pStyle w:val="a3"/>
        <w:jc w:val="both"/>
      </w:pPr>
      <w:r w:rsidRPr="00A041EB">
        <w:t>16.1. Сервис не обязан хранить снятые</w:t>
      </w:r>
      <w:ins w:id="183" w:author="Автор">
        <w:r w:rsidR="00BC3FC3">
          <w:t xml:space="preserve"> в ходе оказания услуги</w:t>
        </w:r>
      </w:ins>
      <w:r w:rsidRPr="00A041EB">
        <w:t xml:space="preserve"> детали</w:t>
      </w:r>
      <w:del w:id="184" w:author="Автор">
        <w:r w:rsidRPr="00A041EB" w:rsidDel="00BC3FC3">
          <w:delText xml:space="preserve"> (VÕS § 286)</w:delText>
        </w:r>
      </w:del>
      <w:r w:rsidRPr="00A041EB">
        <w:t>.</w:t>
      </w:r>
    </w:p>
    <w:p w14:paraId="503473D5" w14:textId="0F19DC71" w:rsidR="00A041EB" w:rsidRPr="00A041EB" w:rsidRDefault="00A041EB" w:rsidP="00A041EB">
      <w:pPr>
        <w:pStyle w:val="a3"/>
        <w:jc w:val="both"/>
      </w:pPr>
      <w:r w:rsidRPr="00A041EB">
        <w:t xml:space="preserve">16.2. </w:t>
      </w:r>
      <w:ins w:id="185" w:author="Автор">
        <w:r w:rsidR="00BC3FC3" w:rsidRPr="00BC3FC3">
          <w:t>Снятые в ходе работ детали передаются клиенту только при условии, что он заранее уведомил об этом сервис до начала выполнения работ</w:t>
        </w:r>
      </w:ins>
      <w:r w:rsidR="000F5188">
        <w:rPr>
          <w:lang w:val="et-EE"/>
        </w:rPr>
        <w:t>.</w:t>
      </w:r>
      <w:del w:id="186" w:author="Автор">
        <w:r w:rsidRPr="00A041EB" w:rsidDel="00BC3FC3">
          <w:delText>Снятые детали выдаются клиенту только при условии предварительного уведомления до начала ра</w:delText>
        </w:r>
      </w:del>
    </w:p>
    <w:p w14:paraId="1D3662D5" w14:textId="77777777" w:rsidR="00A041EB" w:rsidRPr="00A041EB" w:rsidRDefault="00A041EB" w:rsidP="00A041EB">
      <w:pPr>
        <w:pStyle w:val="a3"/>
        <w:jc w:val="both"/>
      </w:pPr>
      <w:r w:rsidRPr="00A041EB">
        <w:t>16.3. Детали, подлежащие возврату по системе обменного фонда, клиенту не выдаются.</w:t>
      </w:r>
    </w:p>
    <w:p w14:paraId="4D9EFE55" w14:textId="48AFD284" w:rsidR="00A041EB" w:rsidRPr="00A041EB" w:rsidRDefault="00A041EB" w:rsidP="00A041EB">
      <w:pPr>
        <w:pStyle w:val="a3"/>
        <w:jc w:val="both"/>
      </w:pPr>
      <w:r w:rsidRPr="00A041EB">
        <w:t>16.4. При отсутствии предварительного запроса</w:t>
      </w:r>
      <w:ins w:id="187" w:author="Автор">
        <w:r w:rsidR="00BC3FC3">
          <w:t xml:space="preserve"> клиента</w:t>
        </w:r>
      </w:ins>
      <w:r w:rsidRPr="00A041EB">
        <w:t xml:space="preserve"> снятые детали могут быть утилизированы сервисом.</w:t>
      </w:r>
    </w:p>
    <w:p w14:paraId="08872600" w14:textId="2813AFB8" w:rsidR="00A041EB" w:rsidRPr="00CD2C35" w:rsidRDefault="00B325D5" w:rsidP="00A041EB">
      <w:pPr>
        <w:pStyle w:val="a3"/>
        <w:jc w:val="both"/>
        <w:rPr>
          <w:b/>
          <w:lang w:val="en-US"/>
          <w:rPrChange w:id="188" w:author="Автор">
            <w:rPr/>
          </w:rPrChange>
        </w:rPr>
      </w:pPr>
      <w:r>
        <w:rPr>
          <w:b/>
          <w:lang w:val="en-US"/>
        </w:rPr>
        <w:t xml:space="preserve">17. </w:t>
      </w:r>
      <w:r w:rsidR="00A041EB" w:rsidRPr="00CD2C35">
        <w:rPr>
          <w:b/>
          <w:rPrChange w:id="189" w:author="Автор">
            <w:rPr/>
          </w:rPrChange>
        </w:rPr>
        <w:t>Фото</w:t>
      </w:r>
      <w:r w:rsidR="00A041EB" w:rsidRPr="00CD2C35">
        <w:rPr>
          <w:b/>
          <w:lang w:val="en-US"/>
          <w:rPrChange w:id="190" w:author="Автор">
            <w:rPr/>
          </w:rPrChange>
        </w:rPr>
        <w:t>-</w:t>
      </w:r>
      <w:r w:rsidR="00A041EB" w:rsidRPr="00CD2C35">
        <w:rPr>
          <w:b/>
          <w:rPrChange w:id="191" w:author="Автор">
            <w:rPr/>
          </w:rPrChange>
        </w:rPr>
        <w:t>фиксация</w:t>
      </w:r>
    </w:p>
    <w:p w14:paraId="248A3638" w14:textId="77777777" w:rsidR="00A041EB" w:rsidRPr="00A041EB" w:rsidRDefault="00A041EB" w:rsidP="00A041EB">
      <w:pPr>
        <w:pStyle w:val="a3"/>
        <w:jc w:val="both"/>
      </w:pPr>
      <w:r w:rsidRPr="00A041EB">
        <w:t>17.1. Сервис вправе фотографировать автомобиль при приёме для фиксации исходного состояния.</w:t>
      </w:r>
    </w:p>
    <w:p w14:paraId="199BF434" w14:textId="77777777" w:rsidR="00A041EB" w:rsidRPr="00A041EB" w:rsidRDefault="00A041EB" w:rsidP="00A041EB">
      <w:pPr>
        <w:pStyle w:val="a3"/>
        <w:jc w:val="both"/>
      </w:pPr>
      <w:r w:rsidRPr="00A041EB">
        <w:t>17.2. Фотоматериалы могут использоваться сервисом для защиты прав в случае споров.</w:t>
      </w:r>
    </w:p>
    <w:p w14:paraId="21CA7FF4" w14:textId="1228CEFA" w:rsidR="00A041EB" w:rsidRPr="00CD2C35" w:rsidRDefault="00A041EB" w:rsidP="00A041EB">
      <w:pPr>
        <w:pStyle w:val="a3"/>
        <w:jc w:val="both"/>
        <w:rPr>
          <w:b/>
          <w:rPrChange w:id="192" w:author="Автор">
            <w:rPr/>
          </w:rPrChange>
        </w:rPr>
      </w:pPr>
      <w:r w:rsidRPr="00CD2C35">
        <w:rPr>
          <w:b/>
          <w:rPrChange w:id="193" w:author="Автор">
            <w:rPr/>
          </w:rPrChange>
        </w:rPr>
        <w:t xml:space="preserve">18. </w:t>
      </w:r>
      <w:r w:rsidR="00B325D5">
        <w:rPr>
          <w:b/>
        </w:rPr>
        <w:t>Видеонаблюдение и видеозаписи</w:t>
      </w:r>
    </w:p>
    <w:p w14:paraId="1947C81A" w14:textId="1C2BF589" w:rsidR="00A041EB" w:rsidRPr="00A041EB" w:rsidRDefault="00A041EB" w:rsidP="00A041EB">
      <w:pPr>
        <w:pStyle w:val="a3"/>
        <w:jc w:val="both"/>
      </w:pPr>
      <w:r w:rsidRPr="00A041EB">
        <w:t xml:space="preserve">18.1. На территории сервиса может осуществляться видеонаблюдение в целях безопасности </w:t>
      </w:r>
      <w:del w:id="194" w:author="Автор">
        <w:r w:rsidRPr="00A041EB" w:rsidDel="00BC3FC3">
          <w:delText>(GDPR art 6(1)(f)).</w:delText>
        </w:r>
      </w:del>
    </w:p>
    <w:p w14:paraId="78245FE2" w14:textId="77777777" w:rsidR="00A041EB" w:rsidRPr="00A041EB" w:rsidRDefault="00A041EB" w:rsidP="00A041EB">
      <w:pPr>
        <w:pStyle w:val="a3"/>
        <w:jc w:val="both"/>
      </w:pPr>
      <w:r w:rsidRPr="00A041EB">
        <w:t>18.2. Клиент уведомляется о видеонаблюдении посредством информационных знаков.</w:t>
      </w:r>
    </w:p>
    <w:p w14:paraId="005A385D" w14:textId="77777777" w:rsidR="00A041EB" w:rsidRPr="00A041EB" w:rsidRDefault="00A041EB" w:rsidP="00A041EB">
      <w:pPr>
        <w:pStyle w:val="a3"/>
        <w:jc w:val="both"/>
      </w:pPr>
      <w:r w:rsidRPr="00A041EB">
        <w:t>18.3. Видеоматериалы используются для защиты прав, расследования инцидентов и предоставляются правоохранительным органам при необходимости.</w:t>
      </w:r>
    </w:p>
    <w:p w14:paraId="0FBFC690" w14:textId="77777777" w:rsidR="00A041EB" w:rsidRPr="00A041EB" w:rsidRDefault="00A041EB" w:rsidP="00A041EB">
      <w:pPr>
        <w:pStyle w:val="a3"/>
        <w:jc w:val="both"/>
      </w:pPr>
      <w:r w:rsidRPr="00A041EB">
        <w:t>18.4. Доступ к записям имеют только уполномоченные сотрудники.</w:t>
      </w:r>
    </w:p>
    <w:p w14:paraId="3B50A7E4" w14:textId="77777777" w:rsidR="00A041EB" w:rsidRPr="00A041EB" w:rsidRDefault="00A041EB" w:rsidP="00A041EB">
      <w:pPr>
        <w:pStyle w:val="a3"/>
        <w:jc w:val="both"/>
      </w:pPr>
      <w:r w:rsidRPr="00A041EB">
        <w:t>18.5. Срок хранения — до 30 дней, если иное не требуется законом.</w:t>
      </w:r>
    </w:p>
    <w:p w14:paraId="29EA41E5" w14:textId="77777777" w:rsidR="00A041EB" w:rsidRPr="00A041EB" w:rsidRDefault="00A041EB" w:rsidP="00A041EB">
      <w:pPr>
        <w:pStyle w:val="a3"/>
        <w:jc w:val="both"/>
      </w:pPr>
      <w:r w:rsidRPr="00A041EB">
        <w:t>18.6. Записи не выдаются клиентам, кроме случаев, предусмотренных законом.</w:t>
      </w:r>
    </w:p>
    <w:p w14:paraId="50A5C451" w14:textId="77777777" w:rsidR="00A041EB" w:rsidRPr="00A041EB" w:rsidRDefault="00A041EB" w:rsidP="00A041EB">
      <w:pPr>
        <w:pStyle w:val="a3"/>
        <w:jc w:val="both"/>
      </w:pPr>
      <w:r w:rsidRPr="00A041EB">
        <w:t>18.7. Наблюдение не ведётся в помещениях, нарушающих приватность.</w:t>
      </w:r>
    </w:p>
    <w:p w14:paraId="1A3A5C5E" w14:textId="77777777" w:rsidR="00A041EB" w:rsidRPr="00A041EB" w:rsidRDefault="00A041EB" w:rsidP="00A041EB">
      <w:pPr>
        <w:pStyle w:val="a3"/>
        <w:jc w:val="both"/>
      </w:pPr>
      <w:r w:rsidRPr="00A041EB">
        <w:t>18.8. Видеозаписи не используются в маркетинге и не передаются третьим лицам без законных оснований.</w:t>
      </w:r>
    </w:p>
    <w:p w14:paraId="1CA84B03" w14:textId="77777777" w:rsidR="001C0FB9" w:rsidRDefault="001C0FB9" w:rsidP="00A041EB">
      <w:pPr>
        <w:pStyle w:val="a3"/>
        <w:jc w:val="both"/>
        <w:rPr>
          <w:b/>
        </w:rPr>
      </w:pPr>
    </w:p>
    <w:p w14:paraId="786E8627" w14:textId="77777777" w:rsidR="001C0FB9" w:rsidRDefault="001C0FB9" w:rsidP="00A041EB">
      <w:pPr>
        <w:pStyle w:val="a3"/>
        <w:jc w:val="both"/>
        <w:rPr>
          <w:b/>
        </w:rPr>
      </w:pPr>
    </w:p>
    <w:p w14:paraId="6A4DE8A3" w14:textId="5999F50E" w:rsidR="00A041EB" w:rsidRPr="00CD2C35" w:rsidRDefault="00A041EB" w:rsidP="00A041EB">
      <w:pPr>
        <w:pStyle w:val="a3"/>
        <w:jc w:val="both"/>
        <w:rPr>
          <w:b/>
          <w:rPrChange w:id="195" w:author="Автор">
            <w:rPr/>
          </w:rPrChange>
        </w:rPr>
      </w:pPr>
      <w:bookmarkStart w:id="196" w:name="_GoBack"/>
      <w:r w:rsidRPr="00CD2C35">
        <w:rPr>
          <w:b/>
          <w:rPrChange w:id="197" w:author="Автор">
            <w:rPr/>
          </w:rPrChange>
        </w:rPr>
        <w:lastRenderedPageBreak/>
        <w:t>19. Жал</w:t>
      </w:r>
      <w:r w:rsidR="00B325D5">
        <w:rPr>
          <w:b/>
        </w:rPr>
        <w:t>обы и споры</w:t>
      </w:r>
    </w:p>
    <w:p w14:paraId="15A7C5F7" w14:textId="77777777" w:rsidR="00A041EB" w:rsidRPr="00A041EB" w:rsidRDefault="00A041EB" w:rsidP="00A041EB">
      <w:pPr>
        <w:pStyle w:val="a3"/>
        <w:jc w:val="both"/>
      </w:pPr>
      <w:r w:rsidRPr="00A041EB">
        <w:t>19.1. Претензии по качеству работ подаются клиентом в письменной форме в разумный срок.</w:t>
      </w:r>
    </w:p>
    <w:p w14:paraId="36C09C2F" w14:textId="170E069C" w:rsidR="00A041EB" w:rsidRPr="00A041EB" w:rsidRDefault="00A041EB" w:rsidP="00A041EB">
      <w:pPr>
        <w:pStyle w:val="a3"/>
        <w:jc w:val="both"/>
      </w:pPr>
      <w:r w:rsidRPr="00A041EB">
        <w:t>19.2. При невозможности урегулирования спора стороны могут обратиться в Tarbijavaidluste komisjon</w:t>
      </w:r>
      <w:ins w:id="198" w:author="Автор">
        <w:r w:rsidR="00BC3FC3">
          <w:t xml:space="preserve"> или в суд</w:t>
        </w:r>
      </w:ins>
      <w:r w:rsidRPr="00A041EB">
        <w:t>.</w:t>
      </w:r>
    </w:p>
    <w:p w14:paraId="782CC3BF" w14:textId="77777777" w:rsidR="00A041EB" w:rsidRPr="00A041EB" w:rsidRDefault="00A041EB" w:rsidP="00A041EB">
      <w:pPr>
        <w:pStyle w:val="a3"/>
        <w:jc w:val="both"/>
      </w:pPr>
      <w:r w:rsidRPr="00A041EB">
        <w:t>19.3. Применяется законодательство Эстонской Республики.</w:t>
      </w:r>
    </w:p>
    <w:p w14:paraId="0909DFE2" w14:textId="54FF2B73" w:rsidR="00A041EB" w:rsidRPr="00CD2C35" w:rsidRDefault="00AD2DEB" w:rsidP="00A041EB">
      <w:pPr>
        <w:pStyle w:val="a3"/>
        <w:jc w:val="both"/>
        <w:rPr>
          <w:b/>
          <w:rPrChange w:id="199" w:author="Автор">
            <w:rPr/>
          </w:rPrChange>
        </w:rPr>
      </w:pPr>
      <w:r>
        <w:rPr>
          <w:b/>
        </w:rPr>
        <w:t xml:space="preserve">20. </w:t>
      </w:r>
      <w:r w:rsidR="00A041EB" w:rsidRPr="00CD2C35">
        <w:rPr>
          <w:b/>
          <w:rPrChange w:id="200" w:author="Автор">
            <w:rPr/>
          </w:rPrChange>
        </w:rPr>
        <w:t>Преду</w:t>
      </w:r>
      <w:r>
        <w:rPr>
          <w:b/>
        </w:rPr>
        <w:t>преждения и специальные условия</w:t>
      </w:r>
    </w:p>
    <w:p w14:paraId="2686D3FE" w14:textId="77777777" w:rsidR="00A041EB" w:rsidRPr="00A041EB" w:rsidRDefault="00A041EB" w:rsidP="00A041EB">
      <w:pPr>
        <w:pStyle w:val="a3"/>
        <w:jc w:val="both"/>
      </w:pPr>
      <w:r w:rsidRPr="00A041EB">
        <w:t>20.1. Сервис не несёт ответственность за дефекты узлов, которые не подвергались ремонту.</w:t>
      </w:r>
    </w:p>
    <w:p w14:paraId="406DA889" w14:textId="77777777" w:rsidR="00A041EB" w:rsidRPr="00A041EB" w:rsidRDefault="00A041EB" w:rsidP="00A041EB">
      <w:pPr>
        <w:pStyle w:val="a3"/>
        <w:jc w:val="both"/>
      </w:pPr>
      <w:r w:rsidRPr="00A041EB">
        <w:t>20.2. Сервис вправе отказать в установке деталей низкого качества или подделок.</w:t>
      </w:r>
    </w:p>
    <w:p w14:paraId="4FFEBDFF" w14:textId="77777777" w:rsidR="00A041EB" w:rsidRPr="00A041EB" w:rsidRDefault="00A041EB" w:rsidP="00A041EB">
      <w:pPr>
        <w:pStyle w:val="a3"/>
        <w:jc w:val="both"/>
      </w:pPr>
      <w:r w:rsidRPr="00A041EB">
        <w:t>20.3. Сервис не даёт прогнозов остаточного ресурса деталей, не подвергшихся ремонту.</w:t>
      </w:r>
    </w:p>
    <w:p w14:paraId="74359363" w14:textId="5AD68BE2" w:rsidR="00A041EB" w:rsidRPr="00A041EB" w:rsidDel="00CD2C35" w:rsidRDefault="00A041EB" w:rsidP="00A041EB">
      <w:pPr>
        <w:pStyle w:val="a3"/>
        <w:jc w:val="both"/>
        <w:rPr>
          <w:del w:id="201" w:author="Автор"/>
        </w:rPr>
      </w:pPr>
      <w:del w:id="202" w:author="Автор">
        <w:r w:rsidRPr="00A041EB" w:rsidDel="00CD2C35">
          <w:delText>20.4. Риски износа на автомобилях 10+ лет клиент принимает на себя.</w:delText>
        </w:r>
      </w:del>
    </w:p>
    <w:p w14:paraId="0C7A842B" w14:textId="76A7D31E" w:rsidR="00A041EB" w:rsidRPr="00A041EB" w:rsidRDefault="003A2640" w:rsidP="00A041EB">
      <w:pPr>
        <w:pStyle w:val="a3"/>
        <w:jc w:val="both"/>
      </w:pPr>
      <w:r>
        <w:t>20.4</w:t>
      </w:r>
      <w:r w:rsidR="00A041EB" w:rsidRPr="00A041EB">
        <w:t>. Сервис не несёт ответственность за дефекты, прогрессирующие естественным образом.</w:t>
      </w:r>
    </w:p>
    <w:p w14:paraId="206EEA66" w14:textId="459DDEB0" w:rsidR="00A041EB" w:rsidRPr="00CD2C35" w:rsidRDefault="00A041EB" w:rsidP="00A041EB">
      <w:pPr>
        <w:pStyle w:val="a3"/>
        <w:jc w:val="both"/>
        <w:rPr>
          <w:b/>
          <w:rPrChange w:id="203" w:author="Автор">
            <w:rPr/>
          </w:rPrChange>
        </w:rPr>
      </w:pPr>
      <w:r w:rsidRPr="00CD2C35">
        <w:rPr>
          <w:b/>
          <w:rPrChange w:id="204" w:author="Автор">
            <w:rPr/>
          </w:rPrChange>
        </w:rPr>
        <w:t>21. Фикс</w:t>
      </w:r>
      <w:r w:rsidR="00AD2DEB">
        <w:rPr>
          <w:b/>
        </w:rPr>
        <w:t>ация процесса работ и маркетинг</w:t>
      </w:r>
    </w:p>
    <w:p w14:paraId="0F5CCD1C" w14:textId="10205A0E" w:rsidR="00A041EB" w:rsidRPr="00A041EB" w:rsidRDefault="00A041EB" w:rsidP="00A041EB">
      <w:pPr>
        <w:pStyle w:val="a3"/>
        <w:jc w:val="both"/>
      </w:pPr>
      <w:r w:rsidRPr="00A041EB">
        <w:t>21.1. Сервис вправе фиксировать процесс ремонта автомобиля (фото, видео) в целях документирования, обучения персонала, повышения качества и защиты своих прав</w:t>
      </w:r>
      <w:del w:id="205" w:author="Автор">
        <w:r w:rsidRPr="00A041EB" w:rsidDel="00BC3FC3">
          <w:delText xml:space="preserve"> (GDPR art 6(1)(f))</w:delText>
        </w:r>
      </w:del>
      <w:r w:rsidRPr="00A041EB">
        <w:t>.</w:t>
      </w:r>
    </w:p>
    <w:p w14:paraId="7B28F932" w14:textId="77777777" w:rsidR="00A041EB" w:rsidRPr="00A041EB" w:rsidRDefault="00A041EB" w:rsidP="00A041EB">
      <w:pPr>
        <w:pStyle w:val="a3"/>
        <w:jc w:val="both"/>
      </w:pPr>
      <w:r w:rsidRPr="00A041EB">
        <w:t>21.2. Сервис вправе использовать обезличенные фото- и видеоматериалы (без номера, VIN, лица клиента) в маркетинговых целях: соцсети, реклама, сайт.</w:t>
      </w:r>
    </w:p>
    <w:p w14:paraId="32EE552D" w14:textId="442B7439" w:rsidR="00A041EB" w:rsidRPr="00A041EB" w:rsidRDefault="00A041EB" w:rsidP="00A041EB">
      <w:pPr>
        <w:pStyle w:val="a3"/>
        <w:jc w:val="both"/>
      </w:pPr>
      <w:r w:rsidRPr="00A041EB">
        <w:t>21.3. Если на материалах можно опознать автомобиль или клиента, требуется согласие клиента</w:t>
      </w:r>
      <w:del w:id="206" w:author="Автор">
        <w:r w:rsidRPr="00A041EB" w:rsidDel="00BC3FC3">
          <w:delText xml:space="preserve"> (GDPR art 6(1)(a))</w:delText>
        </w:r>
      </w:del>
      <w:r w:rsidRPr="00A041EB">
        <w:t>.</w:t>
      </w:r>
    </w:p>
    <w:p w14:paraId="3675FA2E" w14:textId="77777777" w:rsidR="00A041EB" w:rsidRPr="00A041EB" w:rsidRDefault="00A041EB" w:rsidP="00A041EB">
      <w:pPr>
        <w:pStyle w:val="a3"/>
        <w:jc w:val="both"/>
      </w:pPr>
      <w:r w:rsidRPr="00A041EB">
        <w:t>21.4. Клиент вправе запретить использование его автомобиля в маркетинге в любой момент.</w:t>
      </w:r>
      <w:bookmarkEnd w:id="196"/>
    </w:p>
    <w:sectPr w:rsidR="00A041EB" w:rsidRPr="00A041EB" w:rsidSect="00A041EB">
      <w:footerReference w:type="default" r:id="rId10"/>
      <w:pgSz w:w="11906" w:h="16838"/>
      <w:pgMar w:top="1134" w:right="1134" w:bottom="851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1" w:author="Автор" w:initials="A">
    <w:p w14:paraId="28062016" w14:textId="06B2C748" w:rsidR="0078663B" w:rsidRDefault="0078663B">
      <w:pPr>
        <w:pStyle w:val="ab"/>
      </w:pPr>
      <w:r>
        <w:rPr>
          <w:rStyle w:val="aa"/>
        </w:rPr>
        <w:annotationRef/>
      </w:r>
      <w:r>
        <w:t>А за те повреждения, которые были зафиксированы, несёт? )) я не очень понимаю, что вы хотели этим сказать, может отдельно об этом посоветоваться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806201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062016" w16cid:durableId="2CCAF44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0F9C40" w14:textId="77777777" w:rsidR="003D3AFF" w:rsidRDefault="003D3AFF" w:rsidP="00DC369D">
      <w:pPr>
        <w:spacing w:after="0" w:line="240" w:lineRule="auto"/>
      </w:pPr>
      <w:r>
        <w:separator/>
      </w:r>
    </w:p>
  </w:endnote>
  <w:endnote w:type="continuationSeparator" w:id="0">
    <w:p w14:paraId="4670E3CA" w14:textId="77777777" w:rsidR="003D3AFF" w:rsidRDefault="003D3AFF" w:rsidP="00DC3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ustomXmlInsRangeStart w:id="207" w:author="Автор"/>
  <w:sdt>
    <w:sdtPr>
      <w:id w:val="2114704639"/>
      <w:docPartObj>
        <w:docPartGallery w:val="Page Numbers (Bottom of Page)"/>
        <w:docPartUnique/>
      </w:docPartObj>
    </w:sdtPr>
    <w:sdtEndPr/>
    <w:sdtContent>
      <w:customXmlInsRangeEnd w:id="207"/>
      <w:p w14:paraId="215CD46C" w14:textId="6DCD1889" w:rsidR="00CD2C35" w:rsidRDefault="00CD2C35">
        <w:pPr>
          <w:pStyle w:val="a7"/>
          <w:jc w:val="right"/>
          <w:rPr>
            <w:ins w:id="208" w:author="Автор"/>
          </w:rPr>
        </w:pPr>
        <w:ins w:id="209" w:author="Автор">
          <w:r>
            <w:fldChar w:fldCharType="begin"/>
          </w:r>
          <w:r>
            <w:instrText>PAGE   \* MERGEFORMAT</w:instrText>
          </w:r>
          <w:r>
            <w:fldChar w:fldCharType="separate"/>
          </w:r>
        </w:ins>
        <w:r w:rsidR="0076699E">
          <w:rPr>
            <w:noProof/>
          </w:rPr>
          <w:t>8</w:t>
        </w:r>
        <w:ins w:id="210" w:author="Автор">
          <w:r>
            <w:fldChar w:fldCharType="end"/>
          </w:r>
        </w:ins>
      </w:p>
      <w:customXmlInsRangeStart w:id="211" w:author="Автор"/>
    </w:sdtContent>
  </w:sdt>
  <w:customXmlInsRangeEnd w:id="211"/>
  <w:p w14:paraId="49F021E9" w14:textId="77777777" w:rsidR="00CD2C35" w:rsidRDefault="00CD2C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94674" w14:textId="77777777" w:rsidR="003D3AFF" w:rsidRDefault="003D3AFF" w:rsidP="00DC369D">
      <w:pPr>
        <w:spacing w:after="0" w:line="240" w:lineRule="auto"/>
      </w:pPr>
      <w:r>
        <w:separator/>
      </w:r>
    </w:p>
  </w:footnote>
  <w:footnote w:type="continuationSeparator" w:id="0">
    <w:p w14:paraId="771EAB47" w14:textId="77777777" w:rsidR="003D3AFF" w:rsidRDefault="003D3AFF" w:rsidP="00DC36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F299A"/>
    <w:multiLevelType w:val="multilevel"/>
    <w:tmpl w:val="70D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B51C9"/>
    <w:multiLevelType w:val="multilevel"/>
    <w:tmpl w:val="B68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70503"/>
    <w:multiLevelType w:val="hybridMultilevel"/>
    <w:tmpl w:val="B464EFDC"/>
    <w:lvl w:ilvl="0" w:tplc="A21A42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B9"/>
    <w:rsid w:val="000F5188"/>
    <w:rsid w:val="00167755"/>
    <w:rsid w:val="001C0FB9"/>
    <w:rsid w:val="001F5775"/>
    <w:rsid w:val="00250BD8"/>
    <w:rsid w:val="00290DEF"/>
    <w:rsid w:val="002A7F2B"/>
    <w:rsid w:val="002E3164"/>
    <w:rsid w:val="0030669A"/>
    <w:rsid w:val="00326F25"/>
    <w:rsid w:val="003627A6"/>
    <w:rsid w:val="003A2640"/>
    <w:rsid w:val="003D3AFF"/>
    <w:rsid w:val="003E28B8"/>
    <w:rsid w:val="003F207A"/>
    <w:rsid w:val="00471AC7"/>
    <w:rsid w:val="00473468"/>
    <w:rsid w:val="00487583"/>
    <w:rsid w:val="004E324E"/>
    <w:rsid w:val="00683C8F"/>
    <w:rsid w:val="0076699E"/>
    <w:rsid w:val="0078663B"/>
    <w:rsid w:val="007D457B"/>
    <w:rsid w:val="008270BE"/>
    <w:rsid w:val="00854450"/>
    <w:rsid w:val="008D6E9C"/>
    <w:rsid w:val="00920818"/>
    <w:rsid w:val="00942EB9"/>
    <w:rsid w:val="00951943"/>
    <w:rsid w:val="00A041EB"/>
    <w:rsid w:val="00AD2DEB"/>
    <w:rsid w:val="00B325D5"/>
    <w:rsid w:val="00BC3FC3"/>
    <w:rsid w:val="00C24AA2"/>
    <w:rsid w:val="00CD2B66"/>
    <w:rsid w:val="00CD2C35"/>
    <w:rsid w:val="00D353DA"/>
    <w:rsid w:val="00D43A7A"/>
    <w:rsid w:val="00D802E9"/>
    <w:rsid w:val="00DC369D"/>
    <w:rsid w:val="00EB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38D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2EB9"/>
    <w:rPr>
      <w:b/>
      <w:bCs/>
    </w:rPr>
  </w:style>
  <w:style w:type="paragraph" w:styleId="a5">
    <w:name w:val="header"/>
    <w:basedOn w:val="a"/>
    <w:link w:val="a6"/>
    <w:uiPriority w:val="99"/>
    <w:unhideWhenUsed/>
    <w:rsid w:val="00DC36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C369D"/>
  </w:style>
  <w:style w:type="paragraph" w:styleId="a7">
    <w:name w:val="footer"/>
    <w:basedOn w:val="a"/>
    <w:link w:val="a8"/>
    <w:uiPriority w:val="99"/>
    <w:unhideWhenUsed/>
    <w:rsid w:val="00DC36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C369D"/>
  </w:style>
  <w:style w:type="character" w:styleId="a9">
    <w:name w:val="Hyperlink"/>
    <w:basedOn w:val="a0"/>
    <w:uiPriority w:val="99"/>
    <w:unhideWhenUsed/>
    <w:rsid w:val="00EB609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B6099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78663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78663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78663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8663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78663B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854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8544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7EE3D-8BA4-46BA-9E26-D383A79AD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2231</Words>
  <Characters>12718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2025-11-26T22:20:00Z</dcterms:created>
  <dcterms:modified xsi:type="dcterms:W3CDTF">2025-12-03T23:13:00Z</dcterms:modified>
</cp:coreProperties>
</file>